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C0578" w14:textId="5E913D5D" w:rsidR="008648E1" w:rsidDel="005A31DC" w:rsidRDefault="008648E1">
      <w:pPr>
        <w:autoSpaceDE w:val="0"/>
        <w:autoSpaceDN w:val="0"/>
        <w:spacing w:before="2" w:line="456" w:lineRule="auto"/>
        <w:ind w:left="1239" w:right="2210"/>
        <w:jc w:val="left"/>
        <w:rPr>
          <w:del w:id="0" w:author="樱酱 钉宫" w:date="2023-11-12T00:36:00Z"/>
          <w:rFonts w:ascii="仿宋_GB2312" w:eastAsia="仿宋_GB2312" w:hAnsi="仿宋_GB2312" w:cs="仿宋_GB2312"/>
          <w:color w:val="000000" w:themeColor="text1"/>
          <w:spacing w:val="-4"/>
          <w:kern w:val="0"/>
          <w:sz w:val="32"/>
          <w:szCs w:val="32"/>
          <w:lang w:val="zh-CN" w:bidi="zh-CN"/>
        </w:rPr>
      </w:pPr>
    </w:p>
    <w:p w14:paraId="375AB592" w14:textId="04EC05BC" w:rsidR="008648E1" w:rsidDel="005A31DC" w:rsidRDefault="008648E1">
      <w:pPr>
        <w:jc w:val="center"/>
        <w:rPr>
          <w:del w:id="1" w:author="樱酱 钉宫" w:date="2023-11-12T00:36:00Z"/>
          <w:b/>
          <w:color w:val="000000" w:themeColor="text1"/>
          <w:sz w:val="52"/>
          <w:szCs w:val="52"/>
        </w:rPr>
      </w:pPr>
    </w:p>
    <w:p w14:paraId="2DF467E0" w14:textId="51CA4A6A" w:rsidR="008648E1" w:rsidDel="005A31DC" w:rsidRDefault="00F50128">
      <w:pPr>
        <w:jc w:val="center"/>
        <w:rPr>
          <w:del w:id="2" w:author="樱酱 钉宫" w:date="2023-11-12T00:36:00Z"/>
          <w:b/>
          <w:color w:val="000000" w:themeColor="text1"/>
          <w:sz w:val="52"/>
          <w:szCs w:val="52"/>
        </w:rPr>
      </w:pPr>
      <w:del w:id="3" w:author="樱酱 钉宫" w:date="2023-11-12T00:36:00Z">
        <w:r w:rsidDel="005A31DC">
          <w:rPr>
            <w:b/>
            <w:color w:val="000000" w:themeColor="text1"/>
            <w:sz w:val="52"/>
            <w:szCs w:val="52"/>
          </w:rPr>
          <w:delText>2023年</w:delText>
        </w:r>
        <w:r w:rsidDel="005A31DC">
          <w:rPr>
            <w:rFonts w:hint="eastAsia"/>
            <w:b/>
            <w:color w:val="000000" w:themeColor="text1"/>
            <w:sz w:val="52"/>
            <w:szCs w:val="52"/>
          </w:rPr>
          <w:delText>全国职业院校技能大赛</w:delText>
        </w:r>
      </w:del>
    </w:p>
    <w:p w14:paraId="1441BAF1" w14:textId="5895B845" w:rsidR="008648E1" w:rsidDel="005A31DC" w:rsidRDefault="008648E1">
      <w:pPr>
        <w:jc w:val="center"/>
        <w:rPr>
          <w:del w:id="4" w:author="樱酱 钉宫" w:date="2023-11-12T00:36:00Z"/>
          <w:b/>
          <w:color w:val="000000" w:themeColor="text1"/>
          <w:sz w:val="52"/>
          <w:szCs w:val="52"/>
        </w:rPr>
      </w:pPr>
    </w:p>
    <w:p w14:paraId="38AD7CBA" w14:textId="45C7B3EC" w:rsidR="008648E1" w:rsidDel="005A31DC" w:rsidRDefault="00F50128">
      <w:pPr>
        <w:jc w:val="center"/>
        <w:rPr>
          <w:del w:id="5" w:author="樱酱 钉宫" w:date="2023-11-12T00:36:00Z"/>
          <w:b/>
          <w:color w:val="000000" w:themeColor="text1"/>
          <w:sz w:val="52"/>
          <w:szCs w:val="52"/>
        </w:rPr>
      </w:pPr>
      <w:del w:id="6" w:author="樱酱 钉宫" w:date="2023-11-12T00:36:00Z">
        <w:r w:rsidDel="005A31DC">
          <w:rPr>
            <w:b/>
            <w:color w:val="000000" w:themeColor="text1"/>
            <w:sz w:val="52"/>
            <w:szCs w:val="52"/>
          </w:rPr>
          <w:delText>高职组</w:delText>
        </w:r>
      </w:del>
    </w:p>
    <w:p w14:paraId="7296C8DA" w14:textId="194E4180" w:rsidR="008648E1" w:rsidDel="005A31DC" w:rsidRDefault="008648E1">
      <w:pPr>
        <w:jc w:val="center"/>
        <w:rPr>
          <w:del w:id="7" w:author="樱酱 钉宫" w:date="2023-11-12T00:36:00Z"/>
          <w:b/>
          <w:color w:val="000000" w:themeColor="text1"/>
        </w:rPr>
      </w:pPr>
    </w:p>
    <w:p w14:paraId="1DA458DF" w14:textId="6A339108" w:rsidR="008648E1" w:rsidDel="005A31DC" w:rsidRDefault="008648E1">
      <w:pPr>
        <w:jc w:val="center"/>
        <w:rPr>
          <w:del w:id="8" w:author="樱酱 钉宫" w:date="2023-11-12T00:36:00Z"/>
          <w:b/>
          <w:color w:val="000000" w:themeColor="text1"/>
        </w:rPr>
      </w:pPr>
    </w:p>
    <w:p w14:paraId="44F21849" w14:textId="574FCF53" w:rsidR="008648E1" w:rsidDel="005A31DC" w:rsidRDefault="008648E1">
      <w:pPr>
        <w:jc w:val="center"/>
        <w:rPr>
          <w:del w:id="9" w:author="樱酱 钉宫" w:date="2023-11-12T00:36:00Z"/>
          <w:b/>
          <w:color w:val="000000" w:themeColor="text1"/>
        </w:rPr>
      </w:pPr>
    </w:p>
    <w:p w14:paraId="169A87FB" w14:textId="1F47875A" w:rsidR="008648E1" w:rsidDel="005A31DC" w:rsidRDefault="00F50128">
      <w:pPr>
        <w:jc w:val="center"/>
        <w:rPr>
          <w:del w:id="10" w:author="樱酱 钉宫" w:date="2023-11-12T00:36:00Z"/>
          <w:b/>
          <w:color w:val="000000" w:themeColor="text1"/>
          <w:sz w:val="52"/>
          <w:szCs w:val="52"/>
        </w:rPr>
      </w:pPr>
      <w:del w:id="11" w:author="樱酱 钉宫" w:date="2023-11-12T00:36:00Z">
        <w:r w:rsidDel="005A31DC">
          <w:rPr>
            <w:rFonts w:hint="eastAsia"/>
            <w:b/>
            <w:color w:val="000000" w:themeColor="text1"/>
            <w:sz w:val="52"/>
            <w:szCs w:val="52"/>
          </w:rPr>
          <w:delText>物联网应用开发</w:delText>
        </w:r>
      </w:del>
    </w:p>
    <w:p w14:paraId="415F6B65" w14:textId="16204EBB" w:rsidR="008648E1" w:rsidDel="005A31DC" w:rsidRDefault="008648E1">
      <w:pPr>
        <w:jc w:val="center"/>
        <w:rPr>
          <w:del w:id="12" w:author="樱酱 钉宫" w:date="2023-11-12T00:36:00Z"/>
          <w:b/>
          <w:color w:val="000000" w:themeColor="text1"/>
        </w:rPr>
      </w:pPr>
    </w:p>
    <w:p w14:paraId="04A7D8E9" w14:textId="707916E6" w:rsidR="008648E1" w:rsidDel="005A31DC" w:rsidRDefault="008648E1">
      <w:pPr>
        <w:jc w:val="center"/>
        <w:rPr>
          <w:del w:id="13" w:author="樱酱 钉宫" w:date="2023-11-12T00:36:00Z"/>
          <w:b/>
          <w:color w:val="000000" w:themeColor="text1"/>
        </w:rPr>
      </w:pPr>
    </w:p>
    <w:p w14:paraId="3639269B" w14:textId="251A8889" w:rsidR="008648E1" w:rsidDel="005A31DC" w:rsidRDefault="00F50128">
      <w:pPr>
        <w:jc w:val="center"/>
        <w:rPr>
          <w:del w:id="14" w:author="樱酱 钉宫" w:date="2023-11-12T00:36:00Z"/>
          <w:b/>
          <w:color w:val="000000" w:themeColor="text1"/>
          <w:sz w:val="52"/>
          <w:szCs w:val="52"/>
        </w:rPr>
      </w:pPr>
      <w:del w:id="15" w:author="樱酱 钉宫" w:date="2023-11-12T00:36:00Z">
        <w:r w:rsidDel="005A31DC">
          <w:rPr>
            <w:b/>
            <w:color w:val="000000" w:themeColor="text1"/>
            <w:sz w:val="52"/>
            <w:szCs w:val="52"/>
          </w:rPr>
          <w:delText>任</w:delText>
        </w:r>
      </w:del>
    </w:p>
    <w:p w14:paraId="498AD87B" w14:textId="1560F6FA" w:rsidR="008648E1" w:rsidDel="005A31DC" w:rsidRDefault="00F50128">
      <w:pPr>
        <w:jc w:val="center"/>
        <w:rPr>
          <w:del w:id="16" w:author="樱酱 钉宫" w:date="2023-11-12T00:36:00Z"/>
          <w:b/>
          <w:color w:val="000000" w:themeColor="text1"/>
          <w:sz w:val="52"/>
          <w:szCs w:val="52"/>
        </w:rPr>
      </w:pPr>
      <w:del w:id="17" w:author="樱酱 钉宫" w:date="2023-11-12T00:36:00Z">
        <w:r w:rsidDel="005A31DC">
          <w:rPr>
            <w:b/>
            <w:color w:val="000000" w:themeColor="text1"/>
            <w:sz w:val="52"/>
            <w:szCs w:val="52"/>
          </w:rPr>
          <w:delText>务</w:delText>
        </w:r>
      </w:del>
    </w:p>
    <w:p w14:paraId="6E9FCE28" w14:textId="5660E7E3" w:rsidR="008648E1" w:rsidDel="005A31DC" w:rsidRDefault="00F50128">
      <w:pPr>
        <w:jc w:val="center"/>
        <w:rPr>
          <w:del w:id="18" w:author="樱酱 钉宫" w:date="2023-11-12T00:36:00Z"/>
          <w:b/>
          <w:color w:val="000000" w:themeColor="text1"/>
          <w:sz w:val="52"/>
          <w:szCs w:val="52"/>
        </w:rPr>
      </w:pPr>
      <w:del w:id="19" w:author="樱酱 钉宫" w:date="2023-11-12T00:36:00Z">
        <w:r w:rsidDel="005A31DC">
          <w:rPr>
            <w:b/>
            <w:color w:val="000000" w:themeColor="text1"/>
            <w:sz w:val="52"/>
            <w:szCs w:val="52"/>
          </w:rPr>
          <w:delText>书</w:delText>
        </w:r>
      </w:del>
    </w:p>
    <w:p w14:paraId="03B4CED1" w14:textId="691B8509" w:rsidR="008648E1" w:rsidDel="005A31DC" w:rsidRDefault="00F50128">
      <w:pPr>
        <w:jc w:val="center"/>
        <w:rPr>
          <w:del w:id="20" w:author="樱酱 钉宫" w:date="2023-11-12T00:36:00Z"/>
          <w:b/>
          <w:color w:val="000000" w:themeColor="text1"/>
          <w:sz w:val="52"/>
          <w:szCs w:val="52"/>
        </w:rPr>
      </w:pPr>
      <w:del w:id="21" w:author="樱酱 钉宫" w:date="2023-11-12T00:36:00Z">
        <w:r w:rsidDel="005A31DC">
          <w:rPr>
            <w:rFonts w:hint="eastAsia"/>
            <w:b/>
            <w:color w:val="000000" w:themeColor="text1"/>
            <w:sz w:val="52"/>
            <w:szCs w:val="52"/>
          </w:rPr>
          <w:delText>（第5套卷）</w:delText>
        </w:r>
      </w:del>
    </w:p>
    <w:p w14:paraId="4A6EEC2F" w14:textId="5FCB8B00" w:rsidR="00C95A03" w:rsidDel="005A31DC" w:rsidRDefault="00C95A03">
      <w:pPr>
        <w:jc w:val="center"/>
        <w:rPr>
          <w:del w:id="22" w:author="樱酱 钉宫" w:date="2023-11-12T00:36:00Z"/>
          <w:b/>
          <w:color w:val="000000" w:themeColor="text1"/>
          <w:sz w:val="52"/>
          <w:szCs w:val="52"/>
        </w:rPr>
      </w:pPr>
    </w:p>
    <w:p w14:paraId="1C67B320" w14:textId="1EA06BF3" w:rsidR="00C95A03" w:rsidRPr="00C95A03" w:rsidDel="005A31DC" w:rsidRDefault="00C95A03">
      <w:pPr>
        <w:jc w:val="center"/>
        <w:rPr>
          <w:del w:id="23" w:author="樱酱 钉宫" w:date="2023-11-12T00:36:00Z"/>
          <w:b/>
          <w:color w:val="000000" w:themeColor="text1"/>
          <w:sz w:val="52"/>
          <w:szCs w:val="52"/>
        </w:rPr>
      </w:pPr>
    </w:p>
    <w:p w14:paraId="514F8341" w14:textId="0B5A00CE" w:rsidR="008648E1" w:rsidDel="005A31DC" w:rsidRDefault="008648E1">
      <w:pPr>
        <w:jc w:val="center"/>
        <w:rPr>
          <w:del w:id="24" w:author="樱酱 钉宫" w:date="2023-11-12T00:36:00Z"/>
          <w:b/>
          <w:color w:val="000000" w:themeColor="text1"/>
          <w:sz w:val="52"/>
          <w:szCs w:val="52"/>
        </w:rPr>
      </w:pPr>
    </w:p>
    <w:p w14:paraId="726B2A07" w14:textId="6D91DE51" w:rsidR="008648E1" w:rsidDel="005A31DC" w:rsidRDefault="00F50128">
      <w:pPr>
        <w:jc w:val="center"/>
        <w:rPr>
          <w:del w:id="25" w:author="樱酱 钉宫" w:date="2023-11-12T00:36:00Z"/>
          <w:b/>
          <w:color w:val="000000" w:themeColor="text1"/>
          <w:sz w:val="52"/>
          <w:szCs w:val="52"/>
        </w:rPr>
      </w:pPr>
      <w:del w:id="26" w:author="樱酱 钉宫" w:date="2023-11-12T00:36:00Z">
        <w:r w:rsidDel="005A31DC">
          <w:rPr>
            <w:b/>
            <w:color w:val="000000" w:themeColor="text1"/>
            <w:sz w:val="36"/>
            <w:szCs w:val="36"/>
          </w:rPr>
          <w:delText>工位号：</w:delText>
        </w:r>
        <w:r w:rsidDel="005A31DC">
          <w:rPr>
            <w:b/>
            <w:color w:val="000000" w:themeColor="text1"/>
            <w:sz w:val="52"/>
            <w:szCs w:val="52"/>
          </w:rPr>
          <w:delText>______________</w:delText>
        </w:r>
      </w:del>
    </w:p>
    <w:p w14:paraId="14385172" w14:textId="100ABD31" w:rsidR="008648E1" w:rsidDel="005A31DC" w:rsidRDefault="008648E1">
      <w:pPr>
        <w:jc w:val="center"/>
        <w:rPr>
          <w:del w:id="27" w:author="樱酱 钉宫" w:date="2023-11-12T00:36:00Z"/>
          <w:b/>
          <w:color w:val="000000" w:themeColor="text1"/>
          <w:sz w:val="36"/>
        </w:rPr>
      </w:pPr>
    </w:p>
    <w:p w14:paraId="4F99427A" w14:textId="0708CCB5" w:rsidR="008648E1" w:rsidDel="005A31DC" w:rsidRDefault="008648E1">
      <w:pPr>
        <w:jc w:val="center"/>
        <w:rPr>
          <w:del w:id="28" w:author="樱酱 钉宫" w:date="2023-11-12T00:36:00Z"/>
          <w:b/>
          <w:color w:val="000000" w:themeColor="text1"/>
          <w:sz w:val="36"/>
        </w:rPr>
      </w:pPr>
    </w:p>
    <w:p w14:paraId="459827C6" w14:textId="77A1EF4D" w:rsidR="008648E1" w:rsidDel="005A31DC" w:rsidRDefault="008648E1">
      <w:pPr>
        <w:jc w:val="center"/>
        <w:rPr>
          <w:del w:id="29" w:author="樱酱 钉宫" w:date="2023-11-12T00:36:00Z"/>
          <w:b/>
          <w:color w:val="000000" w:themeColor="text1"/>
          <w:sz w:val="36"/>
        </w:rPr>
      </w:pPr>
    </w:p>
    <w:p w14:paraId="793AAE85" w14:textId="1A665BFB" w:rsidR="008648E1" w:rsidDel="005A31DC" w:rsidRDefault="008648E1">
      <w:pPr>
        <w:jc w:val="center"/>
        <w:rPr>
          <w:del w:id="30" w:author="樱酱 钉宫" w:date="2023-11-12T00:36:00Z"/>
          <w:b/>
          <w:color w:val="000000" w:themeColor="text1"/>
          <w:sz w:val="36"/>
        </w:rPr>
      </w:pPr>
    </w:p>
    <w:p w14:paraId="5B460B1E" w14:textId="63E35B29" w:rsidR="008648E1" w:rsidDel="005A31DC" w:rsidRDefault="008648E1">
      <w:pPr>
        <w:jc w:val="center"/>
        <w:rPr>
          <w:del w:id="31" w:author="樱酱 钉宫" w:date="2023-11-12T00:36:00Z"/>
          <w:b/>
          <w:color w:val="000000" w:themeColor="text1"/>
          <w:sz w:val="36"/>
        </w:rPr>
      </w:pPr>
    </w:p>
    <w:p w14:paraId="29255FD5" w14:textId="3C5FEC88" w:rsidR="00C95A03" w:rsidDel="005A31DC" w:rsidRDefault="00C95A03" w:rsidP="00C95A03">
      <w:pPr>
        <w:jc w:val="center"/>
        <w:rPr>
          <w:del w:id="32" w:author="樱酱 钉宫" w:date="2023-11-12T00:36:00Z"/>
          <w:b/>
          <w:sz w:val="36"/>
        </w:rPr>
      </w:pPr>
      <w:del w:id="33" w:author="樱酱 钉宫" w:date="2023-11-12T00:36:00Z">
        <w:r w:rsidDel="005A31DC">
          <w:rPr>
            <w:rFonts w:hint="eastAsia"/>
            <w:b/>
            <w:sz w:val="36"/>
          </w:rPr>
          <w:delText>第一部分 竞赛须知</w:delText>
        </w:r>
      </w:del>
    </w:p>
    <w:p w14:paraId="19DA315E" w14:textId="30B0A67C" w:rsidR="00C95A03" w:rsidDel="005A31DC" w:rsidRDefault="00C95A03" w:rsidP="00C95A03">
      <w:pPr>
        <w:pStyle w:val="2"/>
        <w:spacing w:before="0" w:after="0" w:line="360" w:lineRule="auto"/>
        <w:rPr>
          <w:del w:id="34" w:author="樱酱 钉宫" w:date="2023-11-12T00:36:00Z"/>
          <w:rFonts w:ascii="宋体" w:hAnsi="宋体"/>
          <w:sz w:val="30"/>
          <w:szCs w:val="30"/>
        </w:rPr>
      </w:pPr>
      <w:del w:id="35" w:author="樱酱 钉宫" w:date="2023-11-12T00:36:00Z">
        <w:r w:rsidDel="005A31DC">
          <w:rPr>
            <w:rFonts w:ascii="宋体" w:hAnsi="宋体" w:hint="eastAsia"/>
            <w:sz w:val="30"/>
            <w:szCs w:val="30"/>
          </w:rPr>
          <w:delText>一、竞赛要求</w:delText>
        </w:r>
      </w:del>
    </w:p>
    <w:p w14:paraId="62A4A575" w14:textId="096F75AD" w:rsidR="00C95A03" w:rsidDel="005A31DC" w:rsidRDefault="00C95A03" w:rsidP="00C95A03">
      <w:pPr>
        <w:snapToGrid w:val="0"/>
        <w:spacing w:line="360" w:lineRule="auto"/>
        <w:ind w:firstLine="426"/>
        <w:rPr>
          <w:del w:id="36" w:author="樱酱 钉宫" w:date="2023-11-12T00:36:00Z"/>
        </w:rPr>
      </w:pPr>
      <w:del w:id="37" w:author="樱酱 钉宫" w:date="2023-11-12T00:36:00Z">
        <w:r w:rsidDel="005A31DC">
          <w:rPr>
            <w:rFonts w:hint="eastAsia"/>
          </w:rPr>
          <w:delText>1、正确使用工具，操作安全规范；</w:delText>
        </w:r>
      </w:del>
    </w:p>
    <w:p w14:paraId="616C7030" w14:textId="43AC4AE1" w:rsidR="00C95A03" w:rsidDel="005A31DC" w:rsidRDefault="00C95A03" w:rsidP="00C95A03">
      <w:pPr>
        <w:snapToGrid w:val="0"/>
        <w:spacing w:line="360" w:lineRule="auto"/>
        <w:ind w:firstLine="426"/>
        <w:rPr>
          <w:del w:id="38" w:author="樱酱 钉宫" w:date="2023-11-12T00:36:00Z"/>
        </w:rPr>
      </w:pPr>
      <w:del w:id="39" w:author="樱酱 钉宫" w:date="2023-11-12T00:36:00Z">
        <w:r w:rsidDel="005A31DC">
          <w:rPr>
            <w:rFonts w:hint="eastAsia"/>
          </w:rPr>
          <w:delText>2、竞赛过程中如有异议，可向现场考评人员反映，不得扰乱赛场秩序；</w:delText>
        </w:r>
      </w:del>
    </w:p>
    <w:p w14:paraId="1818D6DA" w14:textId="1FB38341" w:rsidR="00C95A03" w:rsidDel="005A31DC" w:rsidRDefault="00C95A03" w:rsidP="00C95A03">
      <w:pPr>
        <w:snapToGrid w:val="0"/>
        <w:spacing w:line="360" w:lineRule="auto"/>
        <w:ind w:firstLine="426"/>
        <w:rPr>
          <w:del w:id="40" w:author="樱酱 钉宫" w:date="2023-11-12T00:36:00Z"/>
        </w:rPr>
      </w:pPr>
      <w:del w:id="41" w:author="樱酱 钉宫" w:date="2023-11-12T00:36:00Z">
        <w:r w:rsidDel="005A31DC">
          <w:rPr>
            <w:rFonts w:hint="eastAsia"/>
          </w:rPr>
          <w:delText>3、遵守赛场纪律，尊重考评人员，服从安排。</w:delText>
        </w:r>
      </w:del>
    </w:p>
    <w:p w14:paraId="0BF734E0" w14:textId="7377800E" w:rsidR="00C95A03" w:rsidDel="005A31DC" w:rsidRDefault="00C95A03" w:rsidP="00C95A03">
      <w:pPr>
        <w:pStyle w:val="2"/>
        <w:spacing w:before="0" w:after="0" w:line="360" w:lineRule="auto"/>
        <w:rPr>
          <w:del w:id="42" w:author="樱酱 钉宫" w:date="2023-11-12T00:36:00Z"/>
          <w:rFonts w:ascii="宋体" w:hAnsi="宋体"/>
          <w:sz w:val="30"/>
          <w:szCs w:val="30"/>
        </w:rPr>
      </w:pPr>
      <w:del w:id="43" w:author="樱酱 钉宫" w:date="2023-11-12T00:36:00Z">
        <w:r w:rsidDel="005A31DC">
          <w:rPr>
            <w:rFonts w:ascii="宋体" w:hAnsi="宋体" w:hint="eastAsia"/>
            <w:sz w:val="30"/>
            <w:szCs w:val="30"/>
          </w:rPr>
          <w:delText>二、职业素养与安全意识</w:delText>
        </w:r>
      </w:del>
    </w:p>
    <w:p w14:paraId="25B43A63" w14:textId="208C13CE" w:rsidR="00C95A03" w:rsidDel="005A31DC" w:rsidRDefault="00C95A03" w:rsidP="00C95A03">
      <w:pPr>
        <w:snapToGrid w:val="0"/>
        <w:spacing w:line="360" w:lineRule="auto"/>
        <w:ind w:firstLine="426"/>
        <w:rPr>
          <w:del w:id="44" w:author="樱酱 钉宫" w:date="2023-11-12T00:36:00Z"/>
        </w:rPr>
      </w:pPr>
      <w:del w:id="45" w:author="樱酱 钉宫" w:date="2023-11-12T00:36:00Z">
        <w:r w:rsidDel="005A31DC">
          <w:rPr>
            <w:rFonts w:hint="eastAsia"/>
          </w:rPr>
          <w:delText>1、完成竞赛任务所有操作符合安全操作规范，注意用电安全；</w:delText>
        </w:r>
      </w:del>
    </w:p>
    <w:p w14:paraId="0E30A69C" w14:textId="630D7184" w:rsidR="00C95A03" w:rsidDel="005A31DC" w:rsidRDefault="00C95A03" w:rsidP="00C95A03">
      <w:pPr>
        <w:snapToGrid w:val="0"/>
        <w:spacing w:line="360" w:lineRule="auto"/>
        <w:ind w:firstLine="426"/>
        <w:rPr>
          <w:del w:id="46" w:author="樱酱 钉宫" w:date="2023-11-12T00:36:00Z"/>
        </w:rPr>
      </w:pPr>
      <w:del w:id="47" w:author="樱酱 钉宫" w:date="2023-11-12T00:36:00Z">
        <w:r w:rsidDel="005A31DC">
          <w:rPr>
            <w:rFonts w:hint="eastAsia"/>
          </w:rPr>
          <w:delText>2、操作台、工作台表面整洁，工具摆放、导线头等处理符合职业岗位要求；</w:delText>
        </w:r>
      </w:del>
    </w:p>
    <w:p w14:paraId="7B745C73" w14:textId="7D955447" w:rsidR="00C95A03" w:rsidDel="005A31DC" w:rsidRDefault="00C95A03" w:rsidP="00C95A03">
      <w:pPr>
        <w:snapToGrid w:val="0"/>
        <w:spacing w:line="360" w:lineRule="auto"/>
        <w:ind w:firstLine="426"/>
        <w:rPr>
          <w:del w:id="48" w:author="樱酱 钉宫" w:date="2023-11-12T00:36:00Z"/>
        </w:rPr>
      </w:pPr>
      <w:del w:id="49" w:author="樱酱 钉宫" w:date="2023-11-12T00:36:00Z">
        <w:r w:rsidDel="005A31DC">
          <w:rPr>
            <w:rFonts w:hint="eastAsia"/>
          </w:rPr>
          <w:delText>3、遵守赛场纪律，尊重赛场工作人员；爱惜赛场设备、器材。</w:delText>
        </w:r>
      </w:del>
    </w:p>
    <w:p w14:paraId="3A0BA74E" w14:textId="7A71F10D" w:rsidR="00C95A03" w:rsidDel="005A31DC" w:rsidRDefault="00C95A03" w:rsidP="00C95A03">
      <w:pPr>
        <w:pStyle w:val="2"/>
        <w:spacing w:before="0" w:after="0" w:line="360" w:lineRule="auto"/>
        <w:rPr>
          <w:del w:id="50" w:author="樱酱 钉宫" w:date="2023-11-12T00:36:00Z"/>
          <w:rFonts w:ascii="宋体" w:hAnsi="宋体"/>
          <w:sz w:val="30"/>
          <w:szCs w:val="30"/>
        </w:rPr>
      </w:pPr>
      <w:del w:id="51" w:author="樱酱 钉宫" w:date="2023-11-12T00:36:00Z">
        <w:r w:rsidDel="005A31DC">
          <w:rPr>
            <w:rFonts w:ascii="宋体" w:hAnsi="宋体" w:hint="eastAsia"/>
            <w:sz w:val="30"/>
            <w:szCs w:val="30"/>
          </w:rPr>
          <w:delText>三、扣分项</w:delText>
        </w:r>
      </w:del>
    </w:p>
    <w:p w14:paraId="6C1E3B2B" w14:textId="618D1002" w:rsidR="00C95A03" w:rsidDel="005A31DC" w:rsidRDefault="00C95A03" w:rsidP="00C95A03">
      <w:pPr>
        <w:snapToGrid w:val="0"/>
        <w:spacing w:line="360" w:lineRule="auto"/>
        <w:ind w:firstLine="426"/>
        <w:rPr>
          <w:del w:id="52" w:author="樱酱 钉宫" w:date="2023-11-12T00:36:00Z"/>
        </w:rPr>
      </w:pPr>
      <w:del w:id="53" w:author="樱酱 钉宫" w:date="2023-11-12T00:36:00Z">
        <w:r w:rsidDel="005A31DC">
          <w:rPr>
            <w:rFonts w:hint="eastAsia"/>
          </w:rPr>
          <w:delText>1、在竞赛过程中，因操作不当导致设备破坏性损坏或造成事故，视情节扣10</w:delText>
        </w:r>
        <w:r w:rsidDel="005A31DC">
          <w:rPr>
            <w:rFonts w:ascii="微软雅黑" w:eastAsia="微软雅黑" w:hAnsi="微软雅黑" w:cs="微软雅黑" w:hint="eastAsia"/>
          </w:rPr>
          <w:delText>〜</w:delText>
        </w:r>
        <w:r w:rsidDel="005A31DC">
          <w:rPr>
            <w:rFonts w:hint="eastAsia"/>
          </w:rPr>
          <w:delText>20分，情况严重者取消比赛资格；</w:delText>
        </w:r>
      </w:del>
    </w:p>
    <w:p w14:paraId="5ED0C6AC" w14:textId="3C4DA3B4" w:rsidR="00C95A03" w:rsidDel="005A31DC" w:rsidRDefault="00C95A03" w:rsidP="00C95A03">
      <w:pPr>
        <w:snapToGrid w:val="0"/>
        <w:spacing w:line="360" w:lineRule="auto"/>
        <w:ind w:firstLine="426"/>
        <w:rPr>
          <w:del w:id="54" w:author="樱酱 钉宫" w:date="2023-11-12T00:36:00Z"/>
        </w:rPr>
      </w:pPr>
      <w:del w:id="55" w:author="樱酱 钉宫" w:date="2023-11-12T00:36:00Z">
        <w:r w:rsidDel="005A31DC">
          <w:rPr>
            <w:rFonts w:hint="eastAsia"/>
          </w:rPr>
          <w:delText>2、衣着不整、污染赛场环境、扰乱赛场秩序、干扰裁判工作等不符合职业规范的行为，视情节扣5</w:delText>
        </w:r>
        <w:r w:rsidDel="005A31DC">
          <w:rPr>
            <w:rFonts w:ascii="微软雅黑" w:eastAsia="微软雅黑" w:hAnsi="微软雅黑" w:cs="微软雅黑" w:hint="eastAsia"/>
          </w:rPr>
          <w:delText>〜</w:delText>
        </w:r>
        <w:r w:rsidDel="005A31DC">
          <w:rPr>
            <w:rFonts w:hint="eastAsia"/>
          </w:rPr>
          <w:delText>10分，情节严重者取消竞赛资格；</w:delText>
        </w:r>
      </w:del>
    </w:p>
    <w:p w14:paraId="0A629D9D" w14:textId="51C61418" w:rsidR="00C95A03" w:rsidDel="005A31DC" w:rsidRDefault="00C95A03" w:rsidP="00C95A03">
      <w:pPr>
        <w:snapToGrid w:val="0"/>
        <w:spacing w:line="360" w:lineRule="auto"/>
        <w:ind w:firstLine="426"/>
        <w:rPr>
          <w:del w:id="56" w:author="樱酱 钉宫" w:date="2023-11-12T00:36:00Z"/>
        </w:rPr>
      </w:pPr>
      <w:del w:id="57" w:author="樱酱 钉宫" w:date="2023-11-12T00:36:00Z">
        <w:r w:rsidDel="005A31DC">
          <w:rPr>
            <w:rFonts w:hint="eastAsia"/>
          </w:rPr>
          <w:delText>3、竞赛过程中，解答题目如果出现使用虚假数值、随机数值仿冒真实采集到的数值充当竞赛结果误导裁判，一经核实代码后，本道题不得分，总分倒扣3至5分。</w:delText>
        </w:r>
      </w:del>
    </w:p>
    <w:p w14:paraId="04453D72" w14:textId="3E3D3E87" w:rsidR="00C95A03" w:rsidDel="005A31DC" w:rsidRDefault="00C95A03" w:rsidP="00C95A03">
      <w:pPr>
        <w:pStyle w:val="2"/>
        <w:spacing w:before="0" w:after="0" w:line="360" w:lineRule="auto"/>
        <w:rPr>
          <w:del w:id="58" w:author="樱酱 钉宫" w:date="2023-11-12T00:36:00Z"/>
          <w:rFonts w:ascii="宋体" w:hAnsi="宋体"/>
          <w:sz w:val="30"/>
          <w:szCs w:val="30"/>
        </w:rPr>
      </w:pPr>
      <w:del w:id="59" w:author="樱酱 钉宫" w:date="2023-11-12T00:36:00Z">
        <w:r w:rsidDel="005A31DC">
          <w:rPr>
            <w:rFonts w:ascii="宋体" w:hAnsi="宋体" w:hint="eastAsia"/>
            <w:sz w:val="30"/>
            <w:szCs w:val="30"/>
          </w:rPr>
          <w:delText>四、选手须知</w:delText>
        </w:r>
      </w:del>
    </w:p>
    <w:p w14:paraId="6F52F4BC" w14:textId="1DA7CB35" w:rsidR="00C95A03" w:rsidDel="005A31DC" w:rsidRDefault="00C95A03" w:rsidP="00C95A03">
      <w:pPr>
        <w:snapToGrid w:val="0"/>
        <w:spacing w:line="360" w:lineRule="auto"/>
        <w:ind w:firstLine="426"/>
        <w:rPr>
          <w:del w:id="60" w:author="樱酱 钉宫" w:date="2023-11-12T00:36:00Z"/>
        </w:rPr>
      </w:pPr>
      <w:del w:id="61" w:author="樱酱 钉宫" w:date="2023-11-12T00:36:00Z">
        <w:r w:rsidDel="005A31DC">
          <w:rPr>
            <w:rFonts w:hint="eastAsia"/>
          </w:rPr>
          <w:delText>1、任务书如出现缺页、字迹不清等问题，应及时向裁判示意，并进行更换；比赛结束后，比赛提供的所有纸质材料、U盘等不得带离赛场；</w:delText>
        </w:r>
      </w:del>
    </w:p>
    <w:p w14:paraId="5C83C496" w14:textId="528691AC" w:rsidR="00C95A03" w:rsidDel="005A31DC" w:rsidRDefault="00C95A03" w:rsidP="00C95A03">
      <w:pPr>
        <w:snapToGrid w:val="0"/>
        <w:spacing w:line="360" w:lineRule="auto"/>
        <w:ind w:firstLine="426"/>
        <w:rPr>
          <w:del w:id="62" w:author="樱酱 钉宫" w:date="2023-11-12T00:36:00Z"/>
        </w:rPr>
      </w:pPr>
      <w:del w:id="63" w:author="樱酱 钉宫" w:date="2023-11-12T00:36:00Z">
        <w:r w:rsidDel="005A31DC">
          <w:rPr>
            <w:rFonts w:hint="eastAsia"/>
          </w:rPr>
          <w:delText>2、设备的安装配置需严格按照任务书的要求及工艺规范进行操作；</w:delText>
        </w:r>
      </w:del>
    </w:p>
    <w:p w14:paraId="461984BC" w14:textId="74AF4532" w:rsidR="00C95A03" w:rsidDel="005A31DC" w:rsidRDefault="00C95A03" w:rsidP="00C95A03">
      <w:pPr>
        <w:snapToGrid w:val="0"/>
        <w:spacing w:line="360" w:lineRule="auto"/>
        <w:ind w:firstLine="426"/>
        <w:rPr>
          <w:del w:id="64" w:author="樱酱 钉宫" w:date="2023-11-12T00:36:00Z"/>
        </w:rPr>
      </w:pPr>
      <w:del w:id="65" w:author="樱酱 钉宫" w:date="2023-11-12T00:36:00Z">
        <w:r w:rsidDel="005A31DC">
          <w:rPr>
            <w:rFonts w:hint="eastAsia"/>
          </w:rPr>
          <w:delText>3、参赛团队应在规定时间内完成任务书要求的内容，任务实现过程中形成的文件资料必须存储到服务器计算机的“D盘”根目录下的指定文件夹内，同时拷贝一份“提交资料”副本至U盘根目录下，未存储到指定位置的文件均不得分；</w:delText>
        </w:r>
      </w:del>
    </w:p>
    <w:p w14:paraId="5C05FCC2" w14:textId="04F8719B" w:rsidR="00C95A03" w:rsidDel="005A31DC" w:rsidRDefault="00C95A03" w:rsidP="00C95A03">
      <w:pPr>
        <w:snapToGrid w:val="0"/>
        <w:spacing w:line="360" w:lineRule="auto"/>
        <w:ind w:firstLine="426"/>
        <w:rPr>
          <w:del w:id="66" w:author="樱酱 钉宫" w:date="2023-11-12T00:36:00Z"/>
        </w:rPr>
      </w:pPr>
      <w:del w:id="67" w:author="樱酱 钉宫" w:date="2023-11-12T00:36:00Z">
        <w:r w:rsidDel="005A31DC">
          <w:rPr>
            <w:rFonts w:hint="eastAsia"/>
          </w:rPr>
          <w:delText>4、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delText>
        </w:r>
      </w:del>
    </w:p>
    <w:p w14:paraId="6CBE7DDC" w14:textId="2C890148" w:rsidR="00C95A03" w:rsidDel="005A31DC" w:rsidRDefault="00C95A03" w:rsidP="00C95A03">
      <w:pPr>
        <w:snapToGrid w:val="0"/>
        <w:spacing w:line="360" w:lineRule="auto"/>
        <w:ind w:firstLine="426"/>
        <w:rPr>
          <w:del w:id="68" w:author="樱酱 钉宫" w:date="2023-11-12T00:36:00Z"/>
        </w:rPr>
      </w:pPr>
      <w:del w:id="69" w:author="樱酱 钉宫" w:date="2023-11-12T00:36:00Z">
        <w:r w:rsidDel="005A31DC">
          <w:rPr>
            <w:rFonts w:hint="eastAsia"/>
          </w:rPr>
          <w:delText>5、在裁判组宣布竞赛结束后，参赛选手应立即停止对竞赛设备与计算机的任何操作。</w:delText>
        </w:r>
      </w:del>
    </w:p>
    <w:p w14:paraId="62EF4387" w14:textId="4F5B9E8D" w:rsidR="00C95A03" w:rsidDel="005A31DC" w:rsidRDefault="00C95A03" w:rsidP="00C95A03">
      <w:pPr>
        <w:widowControl/>
        <w:jc w:val="left"/>
        <w:rPr>
          <w:del w:id="70" w:author="樱酱 钉宫" w:date="2023-11-12T00:36:00Z"/>
        </w:rPr>
      </w:pPr>
      <w:del w:id="71" w:author="樱酱 钉宫" w:date="2023-11-12T00:36:00Z">
        <w:r w:rsidDel="005A31DC">
          <w:rPr>
            <w:rFonts w:hint="eastAsia"/>
            <w:kern w:val="0"/>
          </w:rPr>
          <w:br w:type="page"/>
        </w:r>
      </w:del>
    </w:p>
    <w:p w14:paraId="0FFE6D62" w14:textId="0F7C312D" w:rsidR="00C95A03" w:rsidDel="005A31DC" w:rsidRDefault="00C95A03" w:rsidP="00C95A03">
      <w:pPr>
        <w:jc w:val="center"/>
        <w:rPr>
          <w:del w:id="72" w:author="樱酱 钉宫" w:date="2023-11-12T00:36:00Z"/>
          <w:b/>
          <w:sz w:val="36"/>
        </w:rPr>
      </w:pPr>
      <w:del w:id="73" w:author="樱酱 钉宫" w:date="2023-11-12T00:36:00Z">
        <w:r w:rsidDel="005A31DC">
          <w:rPr>
            <w:rFonts w:hint="eastAsia"/>
            <w:b/>
            <w:sz w:val="36"/>
          </w:rPr>
          <w:delText>第二部分 竞赛设备及注意事项</w:delText>
        </w:r>
      </w:del>
    </w:p>
    <w:p w14:paraId="2EB70C30" w14:textId="2A773695" w:rsidR="00C95A03" w:rsidDel="005A31DC" w:rsidRDefault="00C95A03" w:rsidP="00C95A03">
      <w:pPr>
        <w:ind w:firstLine="420"/>
        <w:rPr>
          <w:del w:id="74" w:author="樱酱 钉宫" w:date="2023-11-12T00:36:00Z"/>
          <w:szCs w:val="26"/>
        </w:rPr>
      </w:pPr>
    </w:p>
    <w:p w14:paraId="3F5B6122" w14:textId="53022791" w:rsidR="00C95A03" w:rsidDel="005A31DC" w:rsidRDefault="00C95A03" w:rsidP="00C95A03">
      <w:pPr>
        <w:snapToGrid w:val="0"/>
        <w:spacing w:line="360" w:lineRule="auto"/>
        <w:ind w:firstLine="426"/>
        <w:rPr>
          <w:del w:id="75" w:author="樱酱 钉宫" w:date="2023-11-12T00:36:00Z"/>
        </w:rPr>
      </w:pPr>
      <w:del w:id="76" w:author="樱酱 钉宫" w:date="2023-11-12T00:36:00Z">
        <w:r w:rsidDel="005A31DC">
          <w:rPr>
            <w:rFonts w:hint="eastAsia"/>
          </w:rPr>
          <w:delText>竞赛选手依照本竞赛项目的任务内容，完成任务书要求的相关操作与开发任务。</w:delText>
        </w:r>
      </w:del>
    </w:p>
    <w:p w14:paraId="2FAA2B12" w14:textId="78B8F35E" w:rsidR="00C95A03" w:rsidDel="005A31DC" w:rsidRDefault="00C95A03" w:rsidP="00C95A03">
      <w:pPr>
        <w:pStyle w:val="2"/>
        <w:spacing w:before="240" w:after="0" w:line="360" w:lineRule="auto"/>
        <w:rPr>
          <w:del w:id="77" w:author="樱酱 钉宫" w:date="2023-11-12T00:36:00Z"/>
          <w:rFonts w:ascii="宋体" w:hAnsi="宋体"/>
          <w:sz w:val="30"/>
          <w:szCs w:val="30"/>
        </w:rPr>
      </w:pPr>
      <w:del w:id="78" w:author="樱酱 钉宫" w:date="2023-11-12T00:36:00Z">
        <w:r w:rsidDel="005A31DC">
          <w:rPr>
            <w:rFonts w:ascii="宋体" w:hAnsi="宋体" w:hint="eastAsia"/>
            <w:sz w:val="30"/>
            <w:szCs w:val="30"/>
          </w:rPr>
          <w:delText>一、注意事项</w:delText>
        </w:r>
      </w:del>
    </w:p>
    <w:p w14:paraId="2E432396" w14:textId="15DF242D" w:rsidR="00C95A03" w:rsidDel="005A31DC" w:rsidRDefault="00C95A03" w:rsidP="00C95A03">
      <w:pPr>
        <w:tabs>
          <w:tab w:val="left" w:pos="1002"/>
        </w:tabs>
        <w:snapToGrid w:val="0"/>
        <w:spacing w:line="360" w:lineRule="auto"/>
        <w:ind w:firstLine="426"/>
        <w:rPr>
          <w:del w:id="79" w:author="樱酱 钉宫" w:date="2023-11-12T00:36:00Z"/>
        </w:rPr>
      </w:pPr>
      <w:del w:id="80" w:author="樱酱 钉宫" w:date="2023-11-12T00:36:00Z">
        <w:r w:rsidDel="005A31DC">
          <w:rPr>
            <w:rFonts w:hint="eastAsia"/>
          </w:rPr>
          <w:delText>1、检查硬件设备、电脑设备是否正常。检查竞赛所需的各项设备、软件和竞赛材料等；</w:delText>
        </w:r>
      </w:del>
    </w:p>
    <w:p w14:paraId="60B9075C" w14:textId="15B921A4" w:rsidR="00C95A03" w:rsidDel="005A31DC" w:rsidRDefault="00C95A03" w:rsidP="00C95A03">
      <w:pPr>
        <w:tabs>
          <w:tab w:val="left" w:pos="1002"/>
        </w:tabs>
        <w:snapToGrid w:val="0"/>
        <w:spacing w:line="360" w:lineRule="auto"/>
        <w:ind w:firstLine="426"/>
        <w:rPr>
          <w:del w:id="81" w:author="樱酱 钉宫" w:date="2023-11-12T00:36:00Z"/>
        </w:rPr>
      </w:pPr>
      <w:del w:id="82" w:author="樱酱 钉宫" w:date="2023-11-12T00:36:00Z">
        <w:r w:rsidDel="005A31DC">
          <w:rPr>
            <w:rFonts w:hint="eastAsia"/>
          </w:rPr>
          <w:delText>2、竞赛任务中所使用的各类软件工具、软件安装文件等，都已拷贝至U盘上（如提供压缩包形式，需参赛选手将其复制到D盘并解压），自行根据竞赛任务要求使用；</w:delText>
        </w:r>
      </w:del>
    </w:p>
    <w:p w14:paraId="355C3468" w14:textId="696DF5FD" w:rsidR="00C95A03" w:rsidDel="005A31DC" w:rsidRDefault="00C95A03" w:rsidP="00C95A03">
      <w:pPr>
        <w:tabs>
          <w:tab w:val="left" w:pos="1002"/>
        </w:tabs>
        <w:snapToGrid w:val="0"/>
        <w:spacing w:line="360" w:lineRule="auto"/>
        <w:ind w:firstLine="426"/>
        <w:rPr>
          <w:del w:id="83" w:author="樱酱 钉宫" w:date="2023-11-12T00:36:00Z"/>
        </w:rPr>
      </w:pPr>
      <w:del w:id="84" w:author="樱酱 钉宫" w:date="2023-11-12T00:36:00Z">
        <w:r w:rsidDel="005A31DC">
          <w:rPr>
            <w:rFonts w:hint="eastAsia"/>
          </w:rPr>
          <w:delText>3、竞赛过程中应严格按照竞赛任务中的描述，对各物联网设备进行安装配置、操作使用，对于竞赛前物联网实训工位上已经连接好的设备，可能与后续的竞赛任务有关，请勿变动；</w:delText>
        </w:r>
      </w:del>
    </w:p>
    <w:p w14:paraId="2D534769" w14:textId="271B56A8" w:rsidR="00C95A03" w:rsidDel="005A31DC" w:rsidRDefault="00C95A03" w:rsidP="00C95A03">
      <w:pPr>
        <w:tabs>
          <w:tab w:val="left" w:pos="1002"/>
        </w:tabs>
        <w:snapToGrid w:val="0"/>
        <w:spacing w:line="360" w:lineRule="auto"/>
        <w:ind w:firstLine="426"/>
        <w:rPr>
          <w:del w:id="85" w:author="樱酱 钉宫" w:date="2023-11-12T00:36:00Z"/>
        </w:rPr>
      </w:pPr>
      <w:del w:id="86" w:author="樱酱 钉宫" w:date="2023-11-12T00:36:00Z">
        <w:r w:rsidDel="005A31DC">
          <w:rPr>
            <w:rFonts w:hint="eastAsia"/>
          </w:rPr>
          <w:delText>4、竞赛任务完成后，需要保存设备配置，不要关闭任何设备，不要拆动硬件的连接线，不要对设备随意加密。</w:delText>
        </w:r>
      </w:del>
    </w:p>
    <w:p w14:paraId="6EE74183" w14:textId="3065D0FD" w:rsidR="00C95A03" w:rsidDel="005A31DC" w:rsidRDefault="00C95A03" w:rsidP="00C95A03">
      <w:pPr>
        <w:pStyle w:val="2"/>
        <w:spacing w:before="240" w:after="0" w:line="360" w:lineRule="auto"/>
        <w:rPr>
          <w:del w:id="87" w:author="樱酱 钉宫" w:date="2023-11-12T00:36:00Z"/>
          <w:rFonts w:ascii="宋体" w:hAnsi="宋体"/>
          <w:sz w:val="30"/>
          <w:szCs w:val="30"/>
        </w:rPr>
      </w:pPr>
      <w:del w:id="88" w:author="樱酱 钉宫" w:date="2023-11-12T00:36:00Z">
        <w:r w:rsidDel="005A31DC">
          <w:rPr>
            <w:rFonts w:ascii="宋体" w:hAnsi="宋体" w:hint="eastAsia"/>
            <w:sz w:val="30"/>
            <w:szCs w:val="30"/>
          </w:rPr>
          <w:delText xml:space="preserve">二、硬件环境 </w:delText>
        </w:r>
      </w:del>
    </w:p>
    <w:tbl>
      <w:tblPr>
        <w:tblW w:w="5000" w:type="pct"/>
        <w:jc w:val="center"/>
        <w:tblCellMar>
          <w:top w:w="118" w:type="dxa"/>
          <w:left w:w="106" w:type="dxa"/>
          <w:right w:w="83" w:type="dxa"/>
        </w:tblCellMar>
        <w:tblLook w:val="04A0" w:firstRow="1" w:lastRow="0" w:firstColumn="1" w:lastColumn="0" w:noHBand="0" w:noVBand="1"/>
      </w:tblPr>
      <w:tblGrid>
        <w:gridCol w:w="1382"/>
        <w:gridCol w:w="4536"/>
        <w:gridCol w:w="1144"/>
        <w:gridCol w:w="1240"/>
      </w:tblGrid>
      <w:tr w:rsidR="00C95A03" w:rsidDel="005A31DC" w14:paraId="1AE4AA01" w14:textId="1AF8D4D2" w:rsidTr="00C95A03">
        <w:trPr>
          <w:trHeight w:val="519"/>
          <w:jc w:val="center"/>
          <w:del w:id="89" w:author="樱酱 钉宫" w:date="2023-11-12T00:36:00Z"/>
        </w:trPr>
        <w:tc>
          <w:tcPr>
            <w:tcW w:w="8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38C92B89" w14:textId="5C7207EF" w:rsidR="00C95A03" w:rsidDel="005A31DC" w:rsidRDefault="00C95A03">
            <w:pPr>
              <w:spacing w:line="256" w:lineRule="auto"/>
              <w:jc w:val="center"/>
              <w:rPr>
                <w:del w:id="90" w:author="樱酱 钉宫" w:date="2023-11-12T00:36:00Z"/>
                <w:b/>
                <w:bCs/>
              </w:rPr>
            </w:pPr>
            <w:del w:id="91" w:author="樱酱 钉宫" w:date="2023-11-12T00:36:00Z">
              <w:r w:rsidDel="005A31DC">
                <w:rPr>
                  <w:rFonts w:hint="eastAsia"/>
                  <w:b/>
                  <w:bCs/>
                </w:rPr>
                <w:delText>序号</w:delText>
              </w:r>
            </w:del>
          </w:p>
        </w:tc>
        <w:tc>
          <w:tcPr>
            <w:tcW w:w="27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89804CF" w14:textId="3CDBE100" w:rsidR="00C95A03" w:rsidDel="005A31DC" w:rsidRDefault="00C95A03">
            <w:pPr>
              <w:spacing w:line="256" w:lineRule="auto"/>
              <w:ind w:right="25"/>
              <w:jc w:val="center"/>
              <w:rPr>
                <w:del w:id="92" w:author="樱酱 钉宫" w:date="2023-11-12T00:36:00Z"/>
                <w:b/>
                <w:bCs/>
              </w:rPr>
            </w:pPr>
            <w:del w:id="93" w:author="樱酱 钉宫" w:date="2023-11-12T00:36:00Z">
              <w:r w:rsidDel="005A31DC">
                <w:rPr>
                  <w:rFonts w:hint="eastAsia"/>
                  <w:b/>
                  <w:bCs/>
                </w:rPr>
                <w:delText xml:space="preserve">设备名称 </w:delText>
              </w:r>
            </w:del>
          </w:p>
        </w:tc>
        <w:tc>
          <w:tcPr>
            <w:tcW w:w="689"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AFD2B1B" w14:textId="5419446A" w:rsidR="00C95A03" w:rsidDel="005A31DC" w:rsidRDefault="00C95A03">
            <w:pPr>
              <w:spacing w:line="256" w:lineRule="auto"/>
              <w:jc w:val="center"/>
              <w:rPr>
                <w:del w:id="94" w:author="樱酱 钉宫" w:date="2023-11-12T00:36:00Z"/>
                <w:b/>
                <w:bCs/>
              </w:rPr>
            </w:pPr>
            <w:del w:id="95" w:author="樱酱 钉宫" w:date="2023-11-12T00:36:00Z">
              <w:r w:rsidDel="005A31DC">
                <w:rPr>
                  <w:rFonts w:hint="eastAsia"/>
                  <w:b/>
                  <w:bCs/>
                </w:rPr>
                <w:delText>单位</w:delText>
              </w:r>
            </w:del>
          </w:p>
        </w:tc>
        <w:tc>
          <w:tcPr>
            <w:tcW w:w="747"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7D6B5D3B" w14:textId="249C4B13" w:rsidR="00C95A03" w:rsidDel="005A31DC" w:rsidRDefault="00C95A03">
            <w:pPr>
              <w:spacing w:line="256" w:lineRule="auto"/>
              <w:jc w:val="center"/>
              <w:rPr>
                <w:del w:id="96" w:author="樱酱 钉宫" w:date="2023-11-12T00:36:00Z"/>
                <w:b/>
                <w:bCs/>
              </w:rPr>
            </w:pPr>
            <w:del w:id="97" w:author="樱酱 钉宫" w:date="2023-11-12T00:36:00Z">
              <w:r w:rsidDel="005A31DC">
                <w:rPr>
                  <w:rFonts w:hint="eastAsia"/>
                  <w:b/>
                  <w:bCs/>
                </w:rPr>
                <w:delText>数量</w:delText>
              </w:r>
            </w:del>
          </w:p>
        </w:tc>
      </w:tr>
      <w:tr w:rsidR="00C95A03" w:rsidDel="005A31DC" w14:paraId="14B50B37" w14:textId="177A9EB0" w:rsidTr="00C95A03">
        <w:trPr>
          <w:trHeight w:val="516"/>
          <w:jc w:val="center"/>
          <w:del w:id="98" w:author="樱酱 钉宫" w:date="2023-11-12T00:36:00Z"/>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515AAEB8" w14:textId="1A59F743" w:rsidR="00C95A03" w:rsidDel="005A31DC" w:rsidRDefault="00C95A03">
            <w:pPr>
              <w:spacing w:line="256" w:lineRule="auto"/>
              <w:ind w:right="24"/>
              <w:jc w:val="center"/>
              <w:rPr>
                <w:del w:id="99" w:author="樱酱 钉宫" w:date="2023-11-12T00:36:00Z"/>
              </w:rPr>
            </w:pPr>
            <w:del w:id="100" w:author="樱酱 钉宫" w:date="2023-11-12T00:36:00Z">
              <w:r w:rsidDel="005A31DC">
                <w:rPr>
                  <w:rFonts w:hint="eastAsia"/>
                </w:rPr>
                <w:delText xml:space="preserve">1 </w:delText>
              </w:r>
            </w:del>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1EEDB831" w14:textId="37106062" w:rsidR="00C95A03" w:rsidDel="005A31DC" w:rsidRDefault="00C95A03">
            <w:pPr>
              <w:spacing w:line="256" w:lineRule="auto"/>
              <w:rPr>
                <w:del w:id="101" w:author="樱酱 钉宫" w:date="2023-11-12T00:36:00Z"/>
              </w:rPr>
            </w:pPr>
            <w:del w:id="102" w:author="樱酱 钉宫" w:date="2023-11-12T00:36:00Z">
              <w:r w:rsidDel="005A31DC">
                <w:rPr>
                  <w:rFonts w:hint="eastAsia"/>
                </w:rPr>
                <w:delText>物联网竞赛技术平台</w:delText>
              </w:r>
            </w:del>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20BFE022" w14:textId="7CF9482D" w:rsidR="00C95A03" w:rsidDel="005A31DC" w:rsidRDefault="00C95A03">
            <w:pPr>
              <w:spacing w:line="256" w:lineRule="auto"/>
              <w:jc w:val="center"/>
              <w:rPr>
                <w:del w:id="103" w:author="樱酱 钉宫" w:date="2023-11-12T00:36:00Z"/>
              </w:rPr>
            </w:pPr>
            <w:del w:id="104" w:author="樱酱 钉宫" w:date="2023-11-12T00:36:00Z">
              <w:r w:rsidDel="005A31DC">
                <w:rPr>
                  <w:rFonts w:hint="eastAsia"/>
                </w:rPr>
                <w:delText>套</w:delText>
              </w:r>
            </w:del>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7C0631E5" w14:textId="418E9F1B" w:rsidR="00C95A03" w:rsidDel="005A31DC" w:rsidRDefault="00C95A03">
            <w:pPr>
              <w:spacing w:line="256" w:lineRule="auto"/>
              <w:ind w:right="30"/>
              <w:jc w:val="center"/>
              <w:rPr>
                <w:del w:id="105" w:author="樱酱 钉宫" w:date="2023-11-12T00:36:00Z"/>
              </w:rPr>
            </w:pPr>
            <w:del w:id="106" w:author="樱酱 钉宫" w:date="2023-11-12T00:36:00Z">
              <w:r w:rsidDel="005A31DC">
                <w:rPr>
                  <w:rFonts w:hint="eastAsia"/>
                </w:rPr>
                <w:delText xml:space="preserve">1 </w:delText>
              </w:r>
            </w:del>
          </w:p>
        </w:tc>
      </w:tr>
      <w:tr w:rsidR="00C95A03" w:rsidDel="005A31DC" w14:paraId="7B186FF9" w14:textId="479E6DCE" w:rsidTr="00C95A03">
        <w:trPr>
          <w:trHeight w:val="516"/>
          <w:jc w:val="center"/>
          <w:del w:id="107" w:author="樱酱 钉宫" w:date="2023-11-12T00:36:00Z"/>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007BFB8D" w14:textId="1E5CFA0D" w:rsidR="00C95A03" w:rsidDel="005A31DC" w:rsidRDefault="00C95A03">
            <w:pPr>
              <w:spacing w:line="256" w:lineRule="auto"/>
              <w:ind w:right="24"/>
              <w:jc w:val="center"/>
              <w:rPr>
                <w:del w:id="108" w:author="樱酱 钉宫" w:date="2023-11-12T00:36:00Z"/>
              </w:rPr>
            </w:pPr>
            <w:del w:id="109" w:author="樱酱 钉宫" w:date="2023-11-12T00:36:00Z">
              <w:r w:rsidDel="005A31DC">
                <w:rPr>
                  <w:rFonts w:hint="eastAsia"/>
                </w:rPr>
                <w:delText>2</w:delText>
              </w:r>
            </w:del>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2F6DF709" w14:textId="20071265" w:rsidR="00C95A03" w:rsidDel="005A31DC" w:rsidRDefault="00C95A03">
            <w:pPr>
              <w:spacing w:line="256" w:lineRule="auto"/>
              <w:rPr>
                <w:del w:id="110" w:author="樱酱 钉宫" w:date="2023-11-12T00:36:00Z"/>
              </w:rPr>
            </w:pPr>
            <w:del w:id="111" w:author="樱酱 钉宫" w:date="2023-11-12T00:36:00Z">
              <w:r w:rsidDel="005A31DC">
                <w:rPr>
                  <w:rFonts w:hint="eastAsia"/>
                </w:rPr>
                <w:delText>物联网工具箱及耗材包</w:delText>
              </w:r>
            </w:del>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28AAF18F" w14:textId="66EFA80F" w:rsidR="00C95A03" w:rsidDel="005A31DC" w:rsidRDefault="00C95A03">
            <w:pPr>
              <w:spacing w:line="256" w:lineRule="auto"/>
              <w:ind w:right="25"/>
              <w:jc w:val="center"/>
              <w:rPr>
                <w:del w:id="112" w:author="樱酱 钉宫" w:date="2023-11-12T00:36:00Z"/>
              </w:rPr>
            </w:pPr>
            <w:del w:id="113" w:author="樱酱 钉宫" w:date="2023-11-12T00:36:00Z">
              <w:r w:rsidDel="005A31DC">
                <w:rPr>
                  <w:rFonts w:hint="eastAsia"/>
                </w:rPr>
                <w:delText>套</w:delText>
              </w:r>
            </w:del>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4101BF65" w14:textId="4B06314F" w:rsidR="00C95A03" w:rsidDel="005A31DC" w:rsidRDefault="00C95A03">
            <w:pPr>
              <w:spacing w:line="256" w:lineRule="auto"/>
              <w:ind w:right="28"/>
              <w:jc w:val="center"/>
              <w:rPr>
                <w:del w:id="114" w:author="樱酱 钉宫" w:date="2023-11-12T00:36:00Z"/>
              </w:rPr>
            </w:pPr>
            <w:del w:id="115" w:author="樱酱 钉宫" w:date="2023-11-12T00:36:00Z">
              <w:r w:rsidDel="005A31DC">
                <w:rPr>
                  <w:rFonts w:hint="eastAsia"/>
                </w:rPr>
                <w:delText>1</w:delText>
              </w:r>
            </w:del>
          </w:p>
        </w:tc>
      </w:tr>
      <w:tr w:rsidR="00C95A03" w:rsidDel="005A31DC" w14:paraId="34CC5952" w14:textId="51742568" w:rsidTr="00C95A03">
        <w:trPr>
          <w:trHeight w:val="516"/>
          <w:jc w:val="center"/>
          <w:del w:id="116" w:author="樱酱 钉宫" w:date="2023-11-12T00:36:00Z"/>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738CA9BA" w14:textId="7A27232F" w:rsidR="00C95A03" w:rsidDel="005A31DC" w:rsidRDefault="00C95A03">
            <w:pPr>
              <w:spacing w:line="256" w:lineRule="auto"/>
              <w:ind w:right="24"/>
              <w:jc w:val="center"/>
              <w:rPr>
                <w:del w:id="117" w:author="樱酱 钉宫" w:date="2023-11-12T00:36:00Z"/>
              </w:rPr>
            </w:pPr>
            <w:del w:id="118" w:author="樱酱 钉宫" w:date="2023-11-12T00:36:00Z">
              <w:r w:rsidDel="005A31DC">
                <w:rPr>
                  <w:rFonts w:hint="eastAsia"/>
                </w:rPr>
                <w:delText xml:space="preserve">3 </w:delText>
              </w:r>
            </w:del>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76583197" w14:textId="09366328" w:rsidR="00C95A03" w:rsidDel="005A31DC" w:rsidRDefault="00C95A03">
            <w:pPr>
              <w:spacing w:line="256" w:lineRule="auto"/>
              <w:rPr>
                <w:del w:id="119" w:author="樱酱 钉宫" w:date="2023-11-12T00:36:00Z"/>
              </w:rPr>
            </w:pPr>
            <w:del w:id="120" w:author="樱酱 钉宫" w:date="2023-11-12T00:36:00Z">
              <w:r w:rsidDel="005A31DC">
                <w:rPr>
                  <w:rFonts w:hint="eastAsia"/>
                </w:rPr>
                <w:delText xml:space="preserve">服务器（计算机上有标注） </w:delText>
              </w:r>
            </w:del>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307352C9" w14:textId="1EAB5569" w:rsidR="00C95A03" w:rsidDel="005A31DC" w:rsidRDefault="00C95A03">
            <w:pPr>
              <w:spacing w:line="256" w:lineRule="auto"/>
              <w:ind w:right="25"/>
              <w:jc w:val="center"/>
              <w:rPr>
                <w:del w:id="121" w:author="樱酱 钉宫" w:date="2023-11-12T00:36:00Z"/>
              </w:rPr>
            </w:pPr>
            <w:del w:id="122" w:author="樱酱 钉宫" w:date="2023-11-12T00:36:00Z">
              <w:r w:rsidDel="005A31DC">
                <w:rPr>
                  <w:rFonts w:hint="eastAsia"/>
                </w:rPr>
                <w:delText xml:space="preserve">台 </w:delText>
              </w:r>
            </w:del>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533BB645" w14:textId="2BCC2354" w:rsidR="00C95A03" w:rsidDel="005A31DC" w:rsidRDefault="00C95A03">
            <w:pPr>
              <w:spacing w:line="256" w:lineRule="auto"/>
              <w:ind w:right="28"/>
              <w:jc w:val="center"/>
              <w:rPr>
                <w:del w:id="123" w:author="樱酱 钉宫" w:date="2023-11-12T00:36:00Z"/>
              </w:rPr>
            </w:pPr>
            <w:del w:id="124" w:author="樱酱 钉宫" w:date="2023-11-12T00:36:00Z">
              <w:r w:rsidDel="005A31DC">
                <w:rPr>
                  <w:rFonts w:hint="eastAsia"/>
                </w:rPr>
                <w:delText xml:space="preserve">1 </w:delText>
              </w:r>
            </w:del>
          </w:p>
        </w:tc>
      </w:tr>
      <w:tr w:rsidR="00C95A03" w:rsidDel="005A31DC" w14:paraId="21A9B5C9" w14:textId="2E885400" w:rsidTr="00C95A03">
        <w:trPr>
          <w:trHeight w:val="516"/>
          <w:jc w:val="center"/>
          <w:del w:id="125" w:author="樱酱 钉宫" w:date="2023-11-12T00:36:00Z"/>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1E8B79FB" w14:textId="7BD3E12A" w:rsidR="00C95A03" w:rsidDel="005A31DC" w:rsidRDefault="00C95A03">
            <w:pPr>
              <w:spacing w:line="256" w:lineRule="auto"/>
              <w:ind w:right="24"/>
              <w:jc w:val="center"/>
              <w:rPr>
                <w:del w:id="126" w:author="樱酱 钉宫" w:date="2023-11-12T00:36:00Z"/>
              </w:rPr>
            </w:pPr>
            <w:del w:id="127" w:author="樱酱 钉宫" w:date="2023-11-12T00:36:00Z">
              <w:r w:rsidDel="005A31DC">
                <w:rPr>
                  <w:rFonts w:hint="eastAsia"/>
                </w:rPr>
                <w:delText xml:space="preserve">4 </w:delText>
              </w:r>
            </w:del>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67D347D5" w14:textId="018BB673" w:rsidR="00C95A03" w:rsidDel="005A31DC" w:rsidRDefault="00C95A03">
            <w:pPr>
              <w:spacing w:line="256" w:lineRule="auto"/>
              <w:rPr>
                <w:del w:id="128" w:author="樱酱 钉宫" w:date="2023-11-12T00:36:00Z"/>
              </w:rPr>
            </w:pPr>
            <w:del w:id="129" w:author="樱酱 钉宫" w:date="2023-11-12T00:36:00Z">
              <w:r w:rsidDel="005A31DC">
                <w:rPr>
                  <w:rFonts w:hint="eastAsia"/>
                </w:rPr>
                <w:delText xml:space="preserve">工作站（计算机上有标注） </w:delText>
              </w:r>
            </w:del>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2F779251" w14:textId="32871BA7" w:rsidR="00C95A03" w:rsidDel="005A31DC" w:rsidRDefault="00C95A03">
            <w:pPr>
              <w:spacing w:line="256" w:lineRule="auto"/>
              <w:ind w:right="25"/>
              <w:jc w:val="center"/>
              <w:rPr>
                <w:del w:id="130" w:author="樱酱 钉宫" w:date="2023-11-12T00:36:00Z"/>
              </w:rPr>
            </w:pPr>
            <w:del w:id="131" w:author="樱酱 钉宫" w:date="2023-11-12T00:36:00Z">
              <w:r w:rsidDel="005A31DC">
                <w:rPr>
                  <w:rFonts w:hint="eastAsia"/>
                </w:rPr>
                <w:delText xml:space="preserve">台 </w:delText>
              </w:r>
            </w:del>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19350266" w14:textId="24AD7C5A" w:rsidR="00C95A03" w:rsidDel="005A31DC" w:rsidRDefault="00C95A03">
            <w:pPr>
              <w:spacing w:line="256" w:lineRule="auto"/>
              <w:ind w:right="28"/>
              <w:jc w:val="center"/>
              <w:rPr>
                <w:del w:id="132" w:author="樱酱 钉宫" w:date="2023-11-12T00:36:00Z"/>
              </w:rPr>
            </w:pPr>
            <w:del w:id="133" w:author="樱酱 钉宫" w:date="2023-11-12T00:36:00Z">
              <w:r w:rsidDel="005A31DC">
                <w:rPr>
                  <w:rFonts w:hint="eastAsia"/>
                </w:rPr>
                <w:delText xml:space="preserve">1 </w:delText>
              </w:r>
            </w:del>
          </w:p>
        </w:tc>
      </w:tr>
    </w:tbl>
    <w:p w14:paraId="06AF9260" w14:textId="3F0B4C88" w:rsidR="00C95A03" w:rsidRPr="00C95A03" w:rsidDel="005A31DC" w:rsidRDefault="00C95A03" w:rsidP="00C95A03">
      <w:pPr>
        <w:jc w:val="center"/>
        <w:rPr>
          <w:del w:id="134" w:author="樱酱 钉宫" w:date="2023-11-12T00:36:00Z"/>
          <w:b/>
          <w:sz w:val="36"/>
        </w:rPr>
      </w:pPr>
    </w:p>
    <w:p w14:paraId="188F22C0" w14:textId="6EE868F0" w:rsidR="00C95A03" w:rsidDel="005A31DC" w:rsidRDefault="00C95A03">
      <w:pPr>
        <w:widowControl/>
        <w:jc w:val="left"/>
        <w:rPr>
          <w:del w:id="135" w:author="樱酱 钉宫" w:date="2023-11-12T00:36:00Z"/>
          <w:b/>
          <w:sz w:val="36"/>
        </w:rPr>
      </w:pPr>
      <w:del w:id="136" w:author="樱酱 钉宫" w:date="2023-11-12T00:36:00Z">
        <w:r w:rsidDel="005A31DC">
          <w:rPr>
            <w:b/>
            <w:sz w:val="36"/>
          </w:rPr>
          <w:br w:type="page"/>
        </w:r>
      </w:del>
    </w:p>
    <w:p w14:paraId="4634EA3B" w14:textId="7E9B160F" w:rsidR="008648E1" w:rsidRPr="00C95A03" w:rsidDel="005A31DC" w:rsidRDefault="00F50128">
      <w:pPr>
        <w:jc w:val="center"/>
        <w:rPr>
          <w:del w:id="137" w:author="樱酱 钉宫" w:date="2023-11-12T00:36:00Z"/>
          <w:b/>
          <w:sz w:val="36"/>
        </w:rPr>
      </w:pPr>
      <w:del w:id="138" w:author="樱酱 钉宫" w:date="2023-11-12T00:36:00Z">
        <w:r w:rsidRPr="00C95A03" w:rsidDel="005A31DC">
          <w:rPr>
            <w:b/>
            <w:sz w:val="36"/>
          </w:rPr>
          <w:delText>第三部分竞赛任务</w:delText>
        </w:r>
      </w:del>
    </w:p>
    <w:p w14:paraId="770AA209" w14:textId="1D59F947" w:rsidR="008648E1" w:rsidDel="005A31DC" w:rsidRDefault="00F50128">
      <w:pPr>
        <w:pStyle w:val="2"/>
        <w:spacing w:before="120" w:after="120" w:line="360" w:lineRule="auto"/>
        <w:rPr>
          <w:del w:id="139" w:author="樱酱 钉宫" w:date="2023-11-12T00:36:00Z"/>
          <w:rFonts w:ascii="宋体" w:hAnsi="宋体"/>
          <w:color w:val="000000" w:themeColor="text1"/>
          <w:sz w:val="30"/>
          <w:szCs w:val="30"/>
        </w:rPr>
      </w:pPr>
      <w:del w:id="140" w:author="樱酱 钉宫" w:date="2023-11-12T00:36:00Z">
        <w:r w:rsidDel="005A31DC">
          <w:rPr>
            <w:rFonts w:ascii="宋体" w:hAnsi="宋体" w:hint="eastAsia"/>
            <w:color w:val="000000" w:themeColor="text1"/>
            <w:sz w:val="30"/>
            <w:szCs w:val="30"/>
            <w:lang w:val="en-US"/>
          </w:rPr>
          <w:delText>模块一 物联网</w:delText>
        </w:r>
        <w:r w:rsidDel="005A31DC">
          <w:rPr>
            <w:rFonts w:ascii="宋体" w:hAnsi="宋体" w:hint="eastAsia"/>
            <w:color w:val="000000" w:themeColor="text1"/>
            <w:szCs w:val="21"/>
            <w:lang w:val="en-US"/>
          </w:rPr>
          <w:delText>方案</w:delText>
        </w:r>
        <w:r w:rsidDel="005A31DC">
          <w:rPr>
            <w:rFonts w:ascii="宋体" w:hAnsi="宋体"/>
            <w:color w:val="000000" w:themeColor="text1"/>
            <w:szCs w:val="21"/>
          </w:rPr>
          <w:delText>设计</w:delText>
        </w:r>
        <w:r w:rsidDel="005A31DC">
          <w:rPr>
            <w:rFonts w:ascii="宋体" w:hAnsi="宋体" w:hint="eastAsia"/>
            <w:color w:val="000000" w:themeColor="text1"/>
            <w:szCs w:val="21"/>
            <w:lang w:val="en-US"/>
          </w:rPr>
          <w:delText>与升级改造</w:delText>
        </w:r>
        <w:r w:rsidDel="005A31DC">
          <w:rPr>
            <w:rFonts w:ascii="宋体" w:hAnsi="宋体" w:hint="eastAsia"/>
            <w:color w:val="000000" w:themeColor="text1"/>
            <w:sz w:val="30"/>
            <w:szCs w:val="30"/>
          </w:rPr>
          <w:delText>（</w:delText>
        </w:r>
        <w:r w:rsidDel="005A31DC">
          <w:rPr>
            <w:rFonts w:ascii="宋体" w:hAnsi="宋体"/>
            <w:color w:val="000000" w:themeColor="text1"/>
            <w:sz w:val="30"/>
            <w:szCs w:val="30"/>
            <w:lang w:val="en-US"/>
          </w:rPr>
          <w:delText>40</w:delText>
        </w:r>
        <w:r w:rsidDel="005A31DC">
          <w:rPr>
            <w:rFonts w:ascii="宋体" w:hAnsi="宋体" w:hint="eastAsia"/>
            <w:color w:val="000000" w:themeColor="text1"/>
            <w:sz w:val="30"/>
            <w:szCs w:val="30"/>
          </w:rPr>
          <w:delText>分）</w:delText>
        </w:r>
      </w:del>
    </w:p>
    <w:p w14:paraId="6DF733D8" w14:textId="1081701C" w:rsidR="008648E1" w:rsidDel="005A31DC" w:rsidRDefault="00F50128">
      <w:pPr>
        <w:ind w:firstLineChars="200" w:firstLine="420"/>
        <w:rPr>
          <w:del w:id="141" w:author="樱酱 钉宫" w:date="2023-11-12T00:36:00Z"/>
          <w:color w:val="000000" w:themeColor="text1"/>
        </w:rPr>
      </w:pPr>
      <w:del w:id="142" w:author="樱酱 钉宫" w:date="2023-11-12T00:36:00Z">
        <w:r w:rsidDel="005A31DC">
          <w:rPr>
            <w:rFonts w:hint="eastAsia"/>
            <w:b/>
            <w:color w:val="000000" w:themeColor="text1"/>
          </w:rPr>
          <w:delText>*</w:delText>
        </w:r>
        <w:r w:rsidDel="005A31DC">
          <w:rPr>
            <w:rFonts w:hint="eastAsia"/>
            <w:color w:val="000000" w:themeColor="text1"/>
          </w:rPr>
          <w:delText>注：根据要求完成相应的任务，本模块的结果文件需保存到</w:delText>
        </w:r>
        <w:r w:rsidDel="005A31DC">
          <w:rPr>
            <w:rFonts w:hint="eastAsia"/>
            <w:b/>
            <w:color w:val="000000" w:themeColor="text1"/>
          </w:rPr>
          <w:delText>服务器电脑上的“D:\提交资料\模块一”</w:delText>
        </w:r>
        <w:r w:rsidDel="005A31DC">
          <w:rPr>
            <w:rFonts w:hint="eastAsia"/>
            <w:color w:val="000000" w:themeColor="text1"/>
          </w:rPr>
          <w:delText>文件夹下，同时将该文件夹全部拷贝到赛事统一发放的U盘根目录下，比赛结束后该U盘作为比赛成果提交。</w:delText>
        </w:r>
      </w:del>
    </w:p>
    <w:p w14:paraId="3F8CD9FC" w14:textId="4810E8E5" w:rsidR="008648E1" w:rsidDel="005A31DC" w:rsidRDefault="00F50128">
      <w:pPr>
        <w:pStyle w:val="3"/>
        <w:spacing w:before="200" w:after="0"/>
        <w:rPr>
          <w:del w:id="143" w:author="樱酱 钉宫" w:date="2023-11-12T00:36:00Z"/>
          <w:color w:val="000000" w:themeColor="text1"/>
          <w:sz w:val="28"/>
          <w:szCs w:val="24"/>
        </w:rPr>
      </w:pPr>
      <w:del w:id="144"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1-1 </w:delText>
        </w:r>
        <w:r w:rsidDel="005A31DC">
          <w:rPr>
            <w:rFonts w:hint="eastAsia"/>
            <w:color w:val="000000" w:themeColor="text1"/>
            <w:sz w:val="28"/>
            <w:szCs w:val="24"/>
          </w:rPr>
          <w:delText>感知层设备安装与调试</w:delText>
        </w:r>
      </w:del>
    </w:p>
    <w:p w14:paraId="19935D69" w14:textId="0513C87E" w:rsidR="008648E1" w:rsidDel="005A31DC" w:rsidRDefault="00F50128">
      <w:pPr>
        <w:pStyle w:val="4"/>
        <w:spacing w:before="160" w:after="160" w:line="360" w:lineRule="auto"/>
        <w:rPr>
          <w:del w:id="145" w:author="樱酱 钉宫" w:date="2023-11-12T00:36:00Z"/>
          <w:rFonts w:ascii="宋体" w:hAnsi="宋体" w:cs="MingLiU"/>
          <w:color w:val="000000" w:themeColor="text1"/>
          <w:sz w:val="24"/>
          <w:szCs w:val="24"/>
        </w:rPr>
      </w:pPr>
      <w:del w:id="146" w:author="樱酱 钉宫" w:date="2023-11-12T00:36:00Z">
        <w:r w:rsidDel="005A31DC">
          <w:rPr>
            <w:rFonts w:ascii="宋体" w:hAnsi="宋体" w:cs="MingLiU" w:hint="eastAsia"/>
            <w:color w:val="000000" w:themeColor="text1"/>
            <w:sz w:val="24"/>
            <w:szCs w:val="24"/>
          </w:rPr>
          <w:delText>1</w:delText>
        </w:r>
        <w:r w:rsidDel="005A31DC">
          <w:rPr>
            <w:rFonts w:ascii="宋体" w:hAnsi="宋体" w:cs="MingLiU" w:hint="eastAsia"/>
            <w:color w:val="000000" w:themeColor="text1"/>
            <w:sz w:val="24"/>
            <w:szCs w:val="24"/>
          </w:rPr>
          <w:delText>、</w:delText>
        </w:r>
        <w:r w:rsidDel="005A31DC">
          <w:rPr>
            <w:rFonts w:ascii="宋体" w:eastAsia="宋体" w:hAnsi="宋体" w:cs="宋体" w:hint="eastAsia"/>
            <w:color w:val="000000" w:themeColor="text1"/>
            <w:sz w:val="24"/>
            <w:szCs w:val="24"/>
          </w:rPr>
          <w:delText>设备选型、布局与安装连接</w:delText>
        </w:r>
      </w:del>
    </w:p>
    <w:p w14:paraId="457335D9" w14:textId="0C18433E" w:rsidR="008648E1" w:rsidDel="005A31DC" w:rsidRDefault="00F50128">
      <w:pPr>
        <w:spacing w:line="400" w:lineRule="exact"/>
        <w:ind w:firstLineChars="200" w:firstLine="480"/>
        <w:rPr>
          <w:del w:id="147" w:author="樱酱 钉宫" w:date="2023-11-12T00:36:00Z"/>
          <w:rStyle w:val="513pt1"/>
          <w:rFonts w:ascii="宋体" w:eastAsia="宋体" w:hAnsi="宋体"/>
          <w:b w:val="0"/>
          <w:bCs w:val="0"/>
          <w:color w:val="000000" w:themeColor="text1"/>
          <w:sz w:val="24"/>
          <w:szCs w:val="24"/>
          <w:lang w:val="en-US"/>
        </w:rPr>
      </w:pPr>
      <w:del w:id="148" w:author="樱酱 钉宫" w:date="2023-11-12T00:36:00Z">
        <w:r w:rsidDel="005A31DC">
          <w:rPr>
            <w:rStyle w:val="513pt1"/>
            <w:rFonts w:ascii="宋体" w:eastAsia="宋体" w:hAnsi="宋体" w:hint="eastAsia"/>
            <w:b w:val="0"/>
            <w:bCs w:val="0"/>
            <w:color w:val="000000" w:themeColor="text1"/>
            <w:sz w:val="24"/>
            <w:szCs w:val="24"/>
          </w:rPr>
          <w:delText>按照</w:delText>
        </w:r>
        <w:r w:rsidDel="005A31DC">
          <w:rPr>
            <w:rStyle w:val="513pt1"/>
            <w:rFonts w:ascii="宋体" w:eastAsia="宋体" w:hAnsi="宋体" w:hint="eastAsia"/>
            <w:b w:val="0"/>
            <w:bCs w:val="0"/>
            <w:color w:val="000000" w:themeColor="text1"/>
            <w:sz w:val="24"/>
            <w:szCs w:val="24"/>
            <w:lang w:val="en-US"/>
          </w:rPr>
          <w:delText>任务要求</w:delText>
        </w:r>
        <w:r w:rsidDel="005A31DC">
          <w:rPr>
            <w:rStyle w:val="513pt1"/>
            <w:rFonts w:ascii="宋体" w:eastAsia="宋体" w:hAnsi="宋体" w:hint="eastAsia"/>
            <w:b w:val="0"/>
            <w:bCs w:val="0"/>
            <w:color w:val="000000" w:themeColor="text1"/>
            <w:sz w:val="24"/>
            <w:szCs w:val="24"/>
          </w:rPr>
          <w:delText>把设备安装到物联网实训工位上，</w:delText>
        </w:r>
        <w:r w:rsidDel="005A31DC">
          <w:rPr>
            <w:rStyle w:val="513pt1"/>
            <w:rFonts w:ascii="宋体" w:eastAsia="宋体" w:hAnsi="宋体"/>
            <w:b w:val="0"/>
            <w:bCs w:val="0"/>
            <w:color w:val="000000" w:themeColor="text1"/>
            <w:sz w:val="24"/>
            <w:szCs w:val="24"/>
          </w:rPr>
          <w:delText>要求设备安装符合工艺标准、设备安装正确、位置工整、美观</w:delText>
        </w:r>
        <w:r w:rsidDel="005A31DC">
          <w:rPr>
            <w:rStyle w:val="513pt1"/>
            <w:rFonts w:ascii="宋体" w:eastAsia="宋体" w:hAnsi="宋体" w:hint="eastAsia"/>
            <w:b w:val="0"/>
            <w:bCs w:val="0"/>
            <w:color w:val="000000" w:themeColor="text1"/>
            <w:sz w:val="24"/>
            <w:szCs w:val="24"/>
          </w:rPr>
          <w:delText>。</w:delText>
        </w:r>
      </w:del>
    </w:p>
    <w:p w14:paraId="6FE5A237" w14:textId="1A5E9CE4" w:rsidR="008648E1" w:rsidDel="005A31DC" w:rsidRDefault="00F50128">
      <w:pPr>
        <w:spacing w:line="400" w:lineRule="exact"/>
        <w:rPr>
          <w:del w:id="149" w:author="樱酱 钉宫" w:date="2023-11-12T00:36:00Z"/>
          <w:rStyle w:val="513pt1"/>
          <w:rFonts w:ascii="宋体" w:eastAsia="宋体" w:hAnsi="宋体" w:cs="宋体"/>
          <w:b w:val="0"/>
          <w:bCs w:val="0"/>
          <w:color w:val="000000" w:themeColor="text1"/>
          <w:sz w:val="24"/>
          <w:szCs w:val="24"/>
          <w:lang w:val="en-US"/>
        </w:rPr>
      </w:pPr>
      <w:del w:id="150" w:author="樱酱 钉宫" w:date="2023-11-12T00:36:00Z">
        <w:r w:rsidDel="005A31DC">
          <w:rPr>
            <w:rStyle w:val="513pt1"/>
            <w:rFonts w:ascii="宋体" w:eastAsia="宋体" w:hAnsi="宋体" w:cs="宋体" w:hint="eastAsia"/>
            <w:color w:val="000000" w:themeColor="text1"/>
            <w:sz w:val="24"/>
            <w:szCs w:val="24"/>
            <w:lang w:val="en-US"/>
          </w:rPr>
          <w:delText>任务要求：</w:delText>
        </w:r>
      </w:del>
    </w:p>
    <w:p w14:paraId="578D16C2" w14:textId="64422494" w:rsidR="008648E1" w:rsidDel="005A31DC" w:rsidRDefault="00F50128">
      <w:pPr>
        <w:numPr>
          <w:ilvl w:val="0"/>
          <w:numId w:val="1"/>
        </w:numPr>
        <w:spacing w:line="400" w:lineRule="exact"/>
        <w:rPr>
          <w:del w:id="151" w:author="樱酱 钉宫" w:date="2023-11-12T00:36:00Z"/>
          <w:rStyle w:val="513pt1"/>
          <w:rFonts w:ascii="宋体" w:eastAsia="宋体" w:hAnsi="宋体"/>
          <w:b w:val="0"/>
          <w:bCs w:val="0"/>
          <w:color w:val="000000" w:themeColor="text1"/>
          <w:sz w:val="24"/>
          <w:szCs w:val="24"/>
        </w:rPr>
      </w:pPr>
      <w:del w:id="152" w:author="樱酱 钉宫" w:date="2023-11-12T00:36:00Z">
        <w:r w:rsidDel="005A31DC">
          <w:rPr>
            <w:rStyle w:val="513pt1"/>
            <w:rFonts w:ascii="宋体" w:eastAsia="宋体" w:hAnsi="宋体" w:hint="eastAsia"/>
            <w:b w:val="0"/>
            <w:bCs w:val="0"/>
            <w:color w:val="000000" w:themeColor="text1"/>
            <w:sz w:val="24"/>
            <w:szCs w:val="24"/>
            <w:lang w:val="en-US"/>
          </w:rPr>
          <w:delText>工位设备安装布局图如下：</w:delText>
        </w:r>
      </w:del>
    </w:p>
    <w:p w14:paraId="5AAEF734" w14:textId="3F254F65" w:rsidR="008648E1" w:rsidDel="005A31DC" w:rsidRDefault="001C1489">
      <w:pPr>
        <w:jc w:val="center"/>
        <w:rPr>
          <w:del w:id="153" w:author="樱酱 钉宫" w:date="2023-11-12T00:36:00Z"/>
          <w:rStyle w:val="513pt1"/>
          <w:rFonts w:ascii="宋体" w:eastAsia="宋体" w:hAnsi="宋体"/>
          <w:b w:val="0"/>
          <w:bCs w:val="0"/>
          <w:color w:val="000000" w:themeColor="text1"/>
          <w:sz w:val="24"/>
          <w:szCs w:val="24"/>
        </w:rPr>
      </w:pPr>
      <w:del w:id="154" w:author="樱酱 钉宫" w:date="2023-11-12T00:36:00Z">
        <w:r w:rsidRPr="001C1489" w:rsidDel="005A31DC">
          <w:rPr>
            <w:noProof/>
            <w:color w:val="000000" w:themeColor="text1"/>
          </w:rPr>
          <w:drawing>
            <wp:inline distT="0" distB="0" distL="0" distR="0" wp14:anchorId="5C7895AA" wp14:editId="31A5C3F1">
              <wp:extent cx="5278120" cy="2728644"/>
              <wp:effectExtent l="0" t="0" r="0" b="0"/>
              <wp:docPr id="5" name="图片 5" descr="C:\Users\Administrator\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esktop\11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120" cy="2728644"/>
                      </a:xfrm>
                      <a:prstGeom prst="rect">
                        <a:avLst/>
                      </a:prstGeom>
                      <a:noFill/>
                      <a:ln>
                        <a:noFill/>
                      </a:ln>
                    </pic:spPr>
                  </pic:pic>
                </a:graphicData>
              </a:graphic>
            </wp:inline>
          </w:drawing>
        </w:r>
      </w:del>
    </w:p>
    <w:p w14:paraId="054E60DC" w14:textId="47ECC078" w:rsidR="008648E1" w:rsidDel="005A31DC" w:rsidRDefault="00F50128">
      <w:pPr>
        <w:numPr>
          <w:ilvl w:val="0"/>
          <w:numId w:val="1"/>
        </w:numPr>
        <w:spacing w:line="400" w:lineRule="exact"/>
        <w:ind w:left="839"/>
        <w:rPr>
          <w:del w:id="155" w:author="樱酱 钉宫" w:date="2023-11-12T00:36:00Z"/>
          <w:rFonts w:ascii="宋体" w:eastAsia="宋体" w:hAnsi="宋体" w:cs="宋体"/>
          <w:bCs/>
          <w:color w:val="000000" w:themeColor="text1"/>
          <w:sz w:val="24"/>
          <w:szCs w:val="24"/>
        </w:rPr>
      </w:pPr>
      <w:del w:id="156" w:author="樱酱 钉宫" w:date="2023-11-12T00:36:00Z">
        <w:r w:rsidDel="005A31DC">
          <w:rPr>
            <w:rFonts w:ascii="宋体" w:eastAsia="宋体" w:hAnsi="宋体" w:cs="宋体" w:hint="eastAsia"/>
            <w:bCs/>
            <w:color w:val="000000" w:themeColor="text1"/>
            <w:sz w:val="24"/>
            <w:szCs w:val="24"/>
          </w:rPr>
          <w:delText>要求A-Q1区域中的激光对射模组和A-Q2、A-Q3区域中的设备通过A-Q3区域中的IoT采集器1实现数据通讯与控制。</w:delText>
        </w:r>
      </w:del>
    </w:p>
    <w:p w14:paraId="2AE678AB" w14:textId="3EA7DCB3" w:rsidR="008648E1" w:rsidDel="005A31DC" w:rsidRDefault="00F50128">
      <w:pPr>
        <w:numPr>
          <w:ilvl w:val="0"/>
          <w:numId w:val="1"/>
        </w:numPr>
        <w:spacing w:line="400" w:lineRule="exact"/>
        <w:ind w:left="839"/>
        <w:rPr>
          <w:del w:id="157" w:author="樱酱 钉宫" w:date="2023-11-12T00:36:00Z"/>
          <w:rFonts w:ascii="宋体" w:eastAsia="宋体" w:hAnsi="宋体" w:cs="宋体"/>
          <w:bCs/>
          <w:color w:val="000000" w:themeColor="text1"/>
          <w:sz w:val="24"/>
          <w:szCs w:val="24"/>
        </w:rPr>
      </w:pPr>
      <w:del w:id="158" w:author="樱酱 钉宫" w:date="2023-11-12T00:36:00Z">
        <w:r w:rsidDel="005A31DC">
          <w:rPr>
            <w:rFonts w:ascii="宋体" w:eastAsia="宋体" w:hAnsi="宋体" w:cs="宋体" w:hint="eastAsia"/>
            <w:bCs/>
            <w:color w:val="000000" w:themeColor="text1"/>
            <w:sz w:val="24"/>
            <w:szCs w:val="24"/>
          </w:rPr>
          <w:delText>要求B-Q1区域中多合一传感器RS485直连中心网关，上报云服务系统。</w:delText>
        </w:r>
      </w:del>
    </w:p>
    <w:p w14:paraId="66AFFA0E" w14:textId="32A7CF5E" w:rsidR="008648E1" w:rsidDel="005A31DC" w:rsidRDefault="00F50128">
      <w:pPr>
        <w:tabs>
          <w:tab w:val="left" w:pos="420"/>
        </w:tabs>
        <w:spacing w:line="400" w:lineRule="exact"/>
        <w:ind w:left="839"/>
        <w:rPr>
          <w:del w:id="159" w:author="樱酱 钉宫" w:date="2023-11-12T00:36:00Z"/>
          <w:rFonts w:ascii="宋体" w:eastAsia="宋体" w:hAnsi="宋体" w:cs="宋体"/>
          <w:bCs/>
          <w:color w:val="000000" w:themeColor="text1"/>
          <w:sz w:val="24"/>
          <w:szCs w:val="24"/>
        </w:rPr>
      </w:pPr>
      <w:del w:id="160" w:author="樱酱 钉宫" w:date="2023-11-12T00:36:00Z">
        <w:r w:rsidDel="005A31DC">
          <w:rPr>
            <w:rFonts w:ascii="宋体" w:eastAsia="宋体" w:hAnsi="宋体" w:cs="宋体" w:hint="eastAsia"/>
            <w:bCs/>
            <w:color w:val="000000" w:themeColor="text1"/>
            <w:sz w:val="24"/>
            <w:szCs w:val="24"/>
          </w:rPr>
          <w:delText>其它RS485设备通过该区域中的ZigBee Node节点实现数据通讯，ZigBee Master节点通过4G通讯终端实现数据与云服务系统间通讯。</w:delText>
        </w:r>
      </w:del>
    </w:p>
    <w:p w14:paraId="0818E54C" w14:textId="04746965" w:rsidR="008648E1" w:rsidDel="005A31DC" w:rsidRDefault="00F50128">
      <w:pPr>
        <w:numPr>
          <w:ilvl w:val="0"/>
          <w:numId w:val="1"/>
        </w:numPr>
        <w:spacing w:line="400" w:lineRule="exact"/>
        <w:ind w:left="839"/>
        <w:rPr>
          <w:del w:id="161" w:author="樱酱 钉宫" w:date="2023-11-12T00:36:00Z"/>
          <w:rFonts w:ascii="宋体" w:eastAsia="宋体" w:hAnsi="宋体" w:cs="宋体"/>
          <w:bCs/>
          <w:color w:val="000000" w:themeColor="text1"/>
          <w:sz w:val="24"/>
          <w:szCs w:val="24"/>
        </w:rPr>
      </w:pPr>
      <w:del w:id="162" w:author="樱酱 钉宫" w:date="2023-11-12T00:36:00Z">
        <w:r w:rsidDel="005A31DC">
          <w:rPr>
            <w:rFonts w:ascii="宋体" w:eastAsia="宋体" w:hAnsi="宋体" w:cs="宋体" w:hint="eastAsia"/>
            <w:bCs/>
            <w:color w:val="000000" w:themeColor="text1"/>
            <w:sz w:val="24"/>
            <w:szCs w:val="24"/>
          </w:rPr>
          <w:delText>要求C-Q</w:delText>
        </w:r>
        <w:r w:rsidR="001C1489" w:rsidDel="005A31DC">
          <w:rPr>
            <w:rFonts w:ascii="宋体" w:eastAsia="宋体" w:hAnsi="宋体" w:cs="宋体" w:hint="eastAsia"/>
            <w:bCs/>
            <w:color w:val="000000" w:themeColor="text1"/>
            <w:sz w:val="24"/>
            <w:szCs w:val="24"/>
          </w:rPr>
          <w:delText>3</w:delText>
        </w:r>
        <w:r w:rsidDel="005A31DC">
          <w:rPr>
            <w:rFonts w:ascii="宋体" w:eastAsia="宋体" w:hAnsi="宋体" w:cs="宋体" w:hint="eastAsia"/>
            <w:bCs/>
            <w:color w:val="000000" w:themeColor="text1"/>
            <w:sz w:val="24"/>
            <w:szCs w:val="24"/>
          </w:rPr>
          <w:delText>区域中的设备通过该区域中的串口终端实现数据通讯。</w:delText>
        </w:r>
      </w:del>
    </w:p>
    <w:p w14:paraId="3E2151E7" w14:textId="6F13C8A1" w:rsidR="008648E1" w:rsidDel="005A31DC" w:rsidRDefault="00F50128">
      <w:pPr>
        <w:numPr>
          <w:ilvl w:val="0"/>
          <w:numId w:val="1"/>
        </w:numPr>
        <w:spacing w:line="400" w:lineRule="exact"/>
        <w:ind w:left="839"/>
        <w:rPr>
          <w:del w:id="163" w:author="樱酱 钉宫" w:date="2023-11-12T00:36:00Z"/>
          <w:rFonts w:ascii="宋体" w:eastAsia="宋体" w:hAnsi="宋体" w:cs="宋体"/>
          <w:bCs/>
          <w:color w:val="000000" w:themeColor="text1"/>
          <w:sz w:val="24"/>
          <w:szCs w:val="24"/>
        </w:rPr>
      </w:pPr>
      <w:del w:id="164" w:author="樱酱 钉宫" w:date="2023-11-12T00:36:00Z">
        <w:r w:rsidDel="005A31DC">
          <w:rPr>
            <w:rFonts w:ascii="宋体" w:eastAsia="宋体" w:hAnsi="宋体" w:cs="宋体" w:hint="eastAsia"/>
            <w:bCs/>
            <w:color w:val="000000" w:themeColor="text1"/>
            <w:sz w:val="24"/>
            <w:szCs w:val="24"/>
          </w:rPr>
          <w:delText>要求C-Q</w:delText>
        </w:r>
        <w:r w:rsidR="001C1489" w:rsidDel="005A31DC">
          <w:rPr>
            <w:rFonts w:ascii="宋体" w:eastAsia="宋体" w:hAnsi="宋体" w:cs="宋体" w:hint="eastAsia"/>
            <w:bCs/>
            <w:color w:val="000000" w:themeColor="text1"/>
            <w:sz w:val="24"/>
            <w:szCs w:val="24"/>
          </w:rPr>
          <w:delText>2</w:delText>
        </w:r>
        <w:r w:rsidDel="005A31DC">
          <w:rPr>
            <w:rFonts w:ascii="宋体" w:eastAsia="宋体" w:hAnsi="宋体" w:cs="宋体" w:hint="eastAsia"/>
            <w:bCs/>
            <w:color w:val="000000" w:themeColor="text1"/>
            <w:sz w:val="24"/>
            <w:szCs w:val="24"/>
          </w:rPr>
          <w:delText>区域中的设备通过该区域中的IoT采集器2实现数据通讯与控制。</w:delText>
        </w:r>
      </w:del>
    </w:p>
    <w:p w14:paraId="1F4FD4BA" w14:textId="57BF295A" w:rsidR="008648E1" w:rsidDel="005A31DC" w:rsidRDefault="00F50128">
      <w:pPr>
        <w:numPr>
          <w:ilvl w:val="0"/>
          <w:numId w:val="1"/>
        </w:numPr>
        <w:spacing w:line="400" w:lineRule="exact"/>
        <w:ind w:left="839"/>
        <w:rPr>
          <w:del w:id="165" w:author="樱酱 钉宫" w:date="2023-11-12T00:36:00Z"/>
          <w:rFonts w:ascii="宋体" w:eastAsia="宋体" w:hAnsi="宋体" w:cs="宋体"/>
          <w:bCs/>
          <w:color w:val="000000" w:themeColor="text1"/>
          <w:sz w:val="24"/>
          <w:szCs w:val="24"/>
        </w:rPr>
      </w:pPr>
      <w:del w:id="166" w:author="樱酱 钉宫" w:date="2023-11-12T00:36:00Z">
        <w:r w:rsidDel="005A31DC">
          <w:rPr>
            <w:rFonts w:ascii="宋体" w:eastAsia="宋体" w:hAnsi="宋体" w:cs="宋体" w:hint="eastAsia"/>
            <w:color w:val="000000" w:themeColor="text1"/>
            <w:sz w:val="24"/>
            <w:szCs w:val="24"/>
          </w:rPr>
          <w:delText>要求</w:delText>
        </w:r>
        <w:r w:rsidDel="005A31DC">
          <w:rPr>
            <w:rFonts w:ascii="宋体" w:eastAsia="宋体" w:hAnsi="宋体" w:cs="宋体" w:hint="eastAsia"/>
            <w:color w:val="000000" w:themeColor="text1"/>
            <w:sz w:val="24"/>
            <w:szCs w:val="24"/>
            <w:lang w:val="zh-Hans" w:eastAsia="zh-Hans"/>
          </w:rPr>
          <w:delText>将扫描枪、</w:delText>
        </w:r>
        <w:r w:rsidDel="005A31DC">
          <w:rPr>
            <w:rFonts w:ascii="宋体" w:eastAsia="宋体" w:hAnsi="宋体" w:cs="宋体" w:hint="eastAsia"/>
            <w:color w:val="000000" w:themeColor="text1"/>
            <w:sz w:val="24"/>
            <w:szCs w:val="24"/>
          </w:rPr>
          <w:delText>热敏票据</w:delText>
        </w:r>
        <w:r w:rsidDel="005A31DC">
          <w:rPr>
            <w:rFonts w:ascii="宋体" w:eastAsia="宋体" w:hAnsi="宋体" w:cs="宋体" w:hint="eastAsia"/>
            <w:color w:val="000000" w:themeColor="text1"/>
            <w:sz w:val="24"/>
            <w:szCs w:val="24"/>
            <w:lang w:val="zh-Hans" w:eastAsia="zh-Hans"/>
          </w:rPr>
          <w:delText>打印机与服务器电脑连接好</w:delText>
        </w:r>
        <w:r w:rsidDel="005A31DC">
          <w:rPr>
            <w:rFonts w:ascii="宋体" w:eastAsia="宋体" w:hAnsi="宋体" w:cs="宋体" w:hint="eastAsia"/>
            <w:color w:val="000000" w:themeColor="text1"/>
            <w:sz w:val="24"/>
            <w:szCs w:val="24"/>
          </w:rPr>
          <w:delText>,</w:delText>
        </w:r>
        <w:r w:rsidDel="005A31DC">
          <w:rPr>
            <w:rFonts w:ascii="宋体" w:eastAsia="宋体" w:hAnsi="宋体" w:cs="宋体" w:hint="eastAsia"/>
            <w:color w:val="000000" w:themeColor="text1"/>
            <w:sz w:val="24"/>
            <w:szCs w:val="24"/>
            <w:lang w:val="zh-Hans" w:eastAsia="zh-Hans"/>
          </w:rPr>
          <w:delText>整齐摆放到服务器电脑的桌</w:delText>
        </w:r>
        <w:r w:rsidDel="005A31DC">
          <w:rPr>
            <w:rFonts w:ascii="宋体" w:eastAsia="宋体" w:hAnsi="宋体" w:cs="宋体" w:hint="eastAsia"/>
            <w:color w:val="000000" w:themeColor="text1"/>
            <w:sz w:val="24"/>
            <w:szCs w:val="24"/>
            <w:lang w:val="zh-Hans"/>
          </w:rPr>
          <w:delText>子</w:delText>
        </w:r>
        <w:r w:rsidDel="005A31DC">
          <w:rPr>
            <w:rFonts w:ascii="宋体" w:eastAsia="宋体" w:hAnsi="宋体" w:cs="宋体" w:hint="eastAsia"/>
            <w:color w:val="000000" w:themeColor="text1"/>
            <w:sz w:val="24"/>
            <w:szCs w:val="24"/>
            <w:lang w:val="zh-Hans" w:eastAsia="zh-Hans"/>
          </w:rPr>
          <w:delText>上面。</w:delText>
        </w:r>
      </w:del>
    </w:p>
    <w:p w14:paraId="54A093D3" w14:textId="5CD8854C" w:rsidR="008648E1" w:rsidDel="005A31DC" w:rsidRDefault="00F50128">
      <w:pPr>
        <w:numPr>
          <w:ilvl w:val="0"/>
          <w:numId w:val="1"/>
        </w:numPr>
        <w:spacing w:line="400" w:lineRule="exact"/>
        <w:ind w:left="839"/>
        <w:rPr>
          <w:del w:id="167" w:author="樱酱 钉宫" w:date="2023-11-12T00:36:00Z"/>
          <w:bCs/>
          <w:color w:val="000000" w:themeColor="text1"/>
        </w:rPr>
      </w:pPr>
      <w:del w:id="168" w:author="樱酱 钉宫" w:date="2023-11-12T00:36:00Z">
        <w:r w:rsidDel="005A31DC">
          <w:rPr>
            <w:rFonts w:ascii="宋体" w:eastAsia="宋体" w:hAnsi="宋体" w:cs="宋体" w:hint="eastAsia"/>
            <w:b/>
            <w:color w:val="000000" w:themeColor="text1"/>
            <w:sz w:val="24"/>
            <w:szCs w:val="24"/>
          </w:rPr>
          <w:delText>要求在划分区域的线槽盖上粘上黑色电工胶带，表示该线槽是区域分割线。选手需自行制作合格的网线，若选手无法实现，可以填写“协助申请单”后，领取成品网线，但提出申请后，将按标准扣分。该网线处理不好，会影响后续部分任务完成</w:delText>
        </w:r>
        <w:r w:rsidDel="005A31DC">
          <w:rPr>
            <w:rFonts w:ascii="宋体" w:eastAsia="宋体" w:hAnsi="宋体" w:cs="宋体" w:hint="eastAsia"/>
            <w:bCs/>
            <w:color w:val="000000" w:themeColor="text1"/>
            <w:sz w:val="24"/>
            <w:szCs w:val="24"/>
          </w:rPr>
          <w:delText>。</w:delText>
        </w:r>
      </w:del>
    </w:p>
    <w:p w14:paraId="2F53DE98" w14:textId="43ABA962" w:rsidR="008648E1" w:rsidDel="005A31DC" w:rsidRDefault="00F50128">
      <w:pPr>
        <w:pStyle w:val="4"/>
        <w:spacing w:before="160" w:after="160" w:line="360" w:lineRule="auto"/>
        <w:rPr>
          <w:del w:id="169" w:author="樱酱 钉宫" w:date="2023-11-12T00:36:00Z"/>
          <w:rFonts w:ascii="宋体" w:eastAsia="宋体" w:hAnsi="宋体" w:cs="宋体"/>
          <w:color w:val="000000" w:themeColor="text1"/>
          <w:sz w:val="24"/>
          <w:szCs w:val="24"/>
        </w:rPr>
      </w:pPr>
      <w:del w:id="170" w:author="樱酱 钉宫" w:date="2023-11-12T00:36:00Z">
        <w:r w:rsidDel="005A31DC">
          <w:rPr>
            <w:rFonts w:ascii="宋体" w:eastAsia="宋体" w:hAnsi="宋体" w:cs="宋体" w:hint="eastAsia"/>
            <w:color w:val="000000" w:themeColor="text1"/>
            <w:sz w:val="24"/>
            <w:szCs w:val="24"/>
          </w:rPr>
          <w:delText>2、感知层设备的连接和配置</w:delText>
        </w:r>
      </w:del>
    </w:p>
    <w:p w14:paraId="3F8F37FF" w14:textId="7F37D443" w:rsidR="008648E1" w:rsidDel="005A31DC" w:rsidRDefault="00F50128">
      <w:pPr>
        <w:rPr>
          <w:del w:id="171" w:author="樱酱 钉宫" w:date="2023-11-12T00:36:00Z"/>
          <w:rStyle w:val="513pt1"/>
          <w:rFonts w:ascii="宋体" w:eastAsia="宋体" w:hAnsi="宋体" w:cs="宋体"/>
          <w:b w:val="0"/>
          <w:bCs w:val="0"/>
          <w:color w:val="000000" w:themeColor="text1"/>
          <w:sz w:val="24"/>
          <w:szCs w:val="24"/>
          <w:lang w:val="en-US"/>
        </w:rPr>
      </w:pPr>
      <w:del w:id="172" w:author="樱酱 钉宫" w:date="2023-11-12T00:36:00Z">
        <w:r w:rsidDel="005A31DC">
          <w:rPr>
            <w:rStyle w:val="513pt1"/>
            <w:rFonts w:ascii="宋体" w:eastAsia="宋体" w:hAnsi="宋体" w:cs="宋体" w:hint="eastAsia"/>
            <w:color w:val="000000" w:themeColor="text1"/>
            <w:sz w:val="24"/>
            <w:szCs w:val="24"/>
            <w:lang w:val="en-US"/>
          </w:rPr>
          <w:delText>任务要求：</w:delText>
        </w:r>
      </w:del>
    </w:p>
    <w:p w14:paraId="7464161D" w14:textId="76AB1FA5" w:rsidR="008648E1" w:rsidDel="005A31DC" w:rsidRDefault="00F50128">
      <w:pPr>
        <w:numPr>
          <w:ilvl w:val="0"/>
          <w:numId w:val="1"/>
        </w:numPr>
        <w:spacing w:line="400" w:lineRule="exact"/>
        <w:ind w:left="839"/>
        <w:rPr>
          <w:del w:id="173" w:author="樱酱 钉宫" w:date="2023-11-12T00:36:00Z"/>
          <w:rFonts w:ascii="宋体" w:eastAsia="宋体" w:hAnsi="宋体" w:cs="宋体"/>
          <w:color w:val="000000" w:themeColor="text1"/>
          <w:sz w:val="24"/>
          <w:szCs w:val="24"/>
        </w:rPr>
      </w:pPr>
      <w:del w:id="174" w:author="樱酱 钉宫" w:date="2023-11-12T00:36:00Z">
        <w:r w:rsidDel="005A31DC">
          <w:rPr>
            <w:rFonts w:ascii="宋体" w:eastAsia="宋体" w:hAnsi="宋体" w:cs="宋体" w:hint="eastAsia"/>
            <w:color w:val="000000" w:themeColor="text1"/>
            <w:sz w:val="24"/>
            <w:szCs w:val="24"/>
          </w:rPr>
          <w:delText>参赛选手根据设备性质自行设计连接方式</w:delText>
        </w:r>
        <w:r w:rsidDel="005A31DC">
          <w:rPr>
            <w:rFonts w:ascii="宋体" w:eastAsia="宋体" w:hAnsi="宋体" w:cs="宋体" w:hint="eastAsia"/>
            <w:color w:val="000000" w:themeColor="text1"/>
            <w:sz w:val="24"/>
            <w:szCs w:val="24"/>
            <w:lang w:val="zh-Hans" w:eastAsia="zh-Hans"/>
          </w:rPr>
          <w:delText>，</w:delText>
        </w:r>
        <w:r w:rsidDel="005A31DC">
          <w:rPr>
            <w:rFonts w:ascii="宋体" w:eastAsia="宋体" w:hAnsi="宋体" w:cs="宋体" w:hint="eastAsia"/>
            <w:color w:val="000000" w:themeColor="text1"/>
            <w:sz w:val="24"/>
            <w:szCs w:val="24"/>
          </w:rPr>
          <w:delText>完成</w:delText>
        </w:r>
        <w:r w:rsidDel="005A31DC">
          <w:rPr>
            <w:rFonts w:ascii="宋体" w:eastAsia="宋体" w:hAnsi="宋体" w:cs="宋体" w:hint="eastAsia"/>
            <w:color w:val="000000" w:themeColor="text1"/>
            <w:sz w:val="24"/>
            <w:szCs w:val="24"/>
            <w:lang w:val="zh-Hans" w:eastAsia="zh-Hans"/>
          </w:rPr>
          <w:delText>所安装设备</w:delText>
        </w:r>
        <w:r w:rsidDel="005A31DC">
          <w:rPr>
            <w:rFonts w:ascii="宋体" w:eastAsia="宋体" w:hAnsi="宋体" w:cs="宋体" w:hint="eastAsia"/>
            <w:color w:val="000000" w:themeColor="text1"/>
            <w:sz w:val="24"/>
            <w:szCs w:val="24"/>
          </w:rPr>
          <w:delText>的连接和配置，并根据下表设置云服务系统相关的设备参数</w:delText>
        </w:r>
        <w:r w:rsidDel="005A31DC">
          <w:rPr>
            <w:rFonts w:ascii="宋体" w:eastAsia="宋体" w:hAnsi="宋体" w:cs="宋体" w:hint="eastAsia"/>
            <w:color w:val="000000" w:themeColor="text1"/>
            <w:sz w:val="24"/>
            <w:szCs w:val="24"/>
            <w:lang w:val="zh-Hans"/>
          </w:rPr>
          <w:delText>。</w:delText>
        </w:r>
      </w:del>
    </w:p>
    <w:tbl>
      <w:tblPr>
        <w:tblStyle w:val="af6"/>
        <w:tblW w:w="3815" w:type="pct"/>
        <w:jc w:val="center"/>
        <w:tblLook w:val="04A0" w:firstRow="1" w:lastRow="0" w:firstColumn="1" w:lastColumn="0" w:noHBand="0" w:noVBand="1"/>
      </w:tblPr>
      <w:tblGrid>
        <w:gridCol w:w="2735"/>
        <w:gridCol w:w="3599"/>
      </w:tblGrid>
      <w:tr w:rsidR="008648E1" w:rsidDel="005A31DC" w14:paraId="46FB41C7" w14:textId="414F8B14">
        <w:trPr>
          <w:jc w:val="center"/>
          <w:del w:id="175" w:author="樱酱 钉宫" w:date="2023-11-12T00:36:00Z"/>
        </w:trPr>
        <w:tc>
          <w:tcPr>
            <w:tcW w:w="2159" w:type="pct"/>
            <w:shd w:val="clear" w:color="auto" w:fill="B4C6E7" w:themeFill="accent1" w:themeFillTint="66"/>
            <w:vAlign w:val="center"/>
          </w:tcPr>
          <w:p w14:paraId="3EB146A1" w14:textId="3616F560" w:rsidR="008648E1" w:rsidDel="005A31DC" w:rsidRDefault="00F50128">
            <w:pPr>
              <w:rPr>
                <w:del w:id="176" w:author="樱酱 钉宫" w:date="2023-11-12T00:36:00Z"/>
                <w:b/>
                <w:bCs/>
                <w:color w:val="000000" w:themeColor="text1"/>
                <w:kern w:val="0"/>
                <w:sz w:val="20"/>
                <w:szCs w:val="20"/>
              </w:rPr>
            </w:pPr>
            <w:del w:id="177" w:author="樱酱 钉宫" w:date="2023-11-12T00:36:00Z">
              <w:r w:rsidDel="005A31DC">
                <w:rPr>
                  <w:rFonts w:hint="eastAsia"/>
                  <w:b/>
                  <w:bCs/>
                  <w:color w:val="000000" w:themeColor="text1"/>
                  <w:kern w:val="0"/>
                  <w:sz w:val="20"/>
                  <w:szCs w:val="20"/>
                </w:rPr>
                <w:delText>名称</w:delText>
              </w:r>
            </w:del>
          </w:p>
        </w:tc>
        <w:tc>
          <w:tcPr>
            <w:tcW w:w="2841" w:type="pct"/>
            <w:shd w:val="clear" w:color="auto" w:fill="B4C6E7" w:themeFill="accent1" w:themeFillTint="66"/>
            <w:vAlign w:val="center"/>
          </w:tcPr>
          <w:p w14:paraId="31EF5E23" w14:textId="360A3993" w:rsidR="008648E1" w:rsidDel="005A31DC" w:rsidRDefault="00F50128">
            <w:pPr>
              <w:rPr>
                <w:del w:id="178" w:author="樱酱 钉宫" w:date="2023-11-12T00:36:00Z"/>
                <w:b/>
                <w:bCs/>
                <w:color w:val="000000" w:themeColor="text1"/>
                <w:kern w:val="0"/>
                <w:sz w:val="20"/>
                <w:szCs w:val="20"/>
              </w:rPr>
            </w:pPr>
            <w:del w:id="179" w:author="樱酱 钉宫" w:date="2023-11-12T00:36:00Z">
              <w:r w:rsidDel="005A31DC">
                <w:rPr>
                  <w:rFonts w:hint="eastAsia"/>
                  <w:b/>
                  <w:bCs/>
                  <w:color w:val="000000" w:themeColor="text1"/>
                  <w:kern w:val="0"/>
                  <w:sz w:val="20"/>
                  <w:szCs w:val="20"/>
                </w:rPr>
                <w:delText>云服务系统标识</w:delText>
              </w:r>
            </w:del>
          </w:p>
        </w:tc>
      </w:tr>
      <w:tr w:rsidR="008648E1" w:rsidDel="005A31DC" w14:paraId="46CFDD18" w14:textId="3DFC88DB">
        <w:trPr>
          <w:trHeight w:val="357"/>
          <w:jc w:val="center"/>
          <w:del w:id="180" w:author="樱酱 钉宫" w:date="2023-11-12T00:36:00Z"/>
        </w:trPr>
        <w:tc>
          <w:tcPr>
            <w:tcW w:w="2159" w:type="pct"/>
            <w:tcBorders>
              <w:top w:val="single" w:sz="4" w:space="0" w:color="auto"/>
              <w:left w:val="single" w:sz="4" w:space="0" w:color="auto"/>
              <w:bottom w:val="single" w:sz="4" w:space="0" w:color="auto"/>
              <w:right w:val="single" w:sz="4" w:space="0" w:color="auto"/>
            </w:tcBorders>
            <w:vAlign w:val="center"/>
          </w:tcPr>
          <w:p w14:paraId="301739B3" w14:textId="7F018336" w:rsidR="008648E1" w:rsidDel="005A31DC" w:rsidRDefault="00F50128">
            <w:pPr>
              <w:rPr>
                <w:del w:id="181" w:author="樱酱 钉宫" w:date="2023-11-12T00:36:00Z"/>
                <w:color w:val="000000" w:themeColor="text1"/>
                <w:kern w:val="0"/>
                <w:sz w:val="20"/>
                <w:szCs w:val="20"/>
              </w:rPr>
            </w:pPr>
            <w:del w:id="182" w:author="樱酱 钉宫" w:date="2023-11-12T00:36:00Z">
              <w:r w:rsidDel="005A31DC">
                <w:rPr>
                  <w:rFonts w:hint="eastAsia"/>
                  <w:color w:val="000000" w:themeColor="text1"/>
                  <w:kern w:val="0"/>
                  <w:sz w:val="20"/>
                  <w:szCs w:val="20"/>
                </w:rPr>
                <w:delText>RGB灯带 - 红</w:delText>
              </w:r>
            </w:del>
          </w:p>
        </w:tc>
        <w:tc>
          <w:tcPr>
            <w:tcW w:w="2841" w:type="pct"/>
            <w:tcBorders>
              <w:top w:val="single" w:sz="4" w:space="0" w:color="auto"/>
              <w:left w:val="single" w:sz="4" w:space="0" w:color="auto"/>
              <w:bottom w:val="single" w:sz="4" w:space="0" w:color="auto"/>
              <w:right w:val="single" w:sz="4" w:space="0" w:color="auto"/>
            </w:tcBorders>
            <w:vAlign w:val="center"/>
          </w:tcPr>
          <w:p w14:paraId="060D49AB" w14:textId="25014D3B" w:rsidR="008648E1" w:rsidDel="005A31DC" w:rsidRDefault="00F50128">
            <w:pPr>
              <w:rPr>
                <w:del w:id="183" w:author="樱酱 钉宫" w:date="2023-11-12T00:36:00Z"/>
                <w:color w:val="000000" w:themeColor="text1"/>
                <w:kern w:val="0"/>
                <w:sz w:val="20"/>
                <w:szCs w:val="20"/>
              </w:rPr>
            </w:pPr>
            <w:del w:id="184" w:author="樱酱 钉宫" w:date="2023-11-12T00:36:00Z">
              <w:r w:rsidDel="005A31DC">
                <w:rPr>
                  <w:rFonts w:hint="eastAsia"/>
                  <w:color w:val="000000" w:themeColor="text1"/>
                  <w:kern w:val="0"/>
                  <w:sz w:val="20"/>
                  <w:szCs w:val="20"/>
                </w:rPr>
                <w:delText>m_rgb_red</w:delText>
              </w:r>
            </w:del>
          </w:p>
        </w:tc>
      </w:tr>
      <w:tr w:rsidR="008648E1" w:rsidDel="005A31DC" w14:paraId="1171CAC2" w14:textId="541A909E">
        <w:trPr>
          <w:trHeight w:val="357"/>
          <w:jc w:val="center"/>
          <w:del w:id="185" w:author="樱酱 钉宫" w:date="2023-11-12T00:36:00Z"/>
        </w:trPr>
        <w:tc>
          <w:tcPr>
            <w:tcW w:w="2159" w:type="pct"/>
            <w:tcBorders>
              <w:top w:val="single" w:sz="4" w:space="0" w:color="auto"/>
              <w:left w:val="single" w:sz="4" w:space="0" w:color="auto"/>
              <w:bottom w:val="single" w:sz="4" w:space="0" w:color="auto"/>
              <w:right w:val="single" w:sz="4" w:space="0" w:color="auto"/>
            </w:tcBorders>
            <w:vAlign w:val="center"/>
          </w:tcPr>
          <w:p w14:paraId="2F61AF7F" w14:textId="2CBC6F8A" w:rsidR="008648E1" w:rsidDel="005A31DC" w:rsidRDefault="00F50128">
            <w:pPr>
              <w:rPr>
                <w:del w:id="186" w:author="樱酱 钉宫" w:date="2023-11-12T00:36:00Z"/>
                <w:color w:val="000000" w:themeColor="text1"/>
                <w:kern w:val="0"/>
                <w:sz w:val="20"/>
                <w:szCs w:val="20"/>
              </w:rPr>
            </w:pPr>
            <w:del w:id="187" w:author="樱酱 钉宫" w:date="2023-11-12T00:36:00Z">
              <w:r w:rsidDel="005A31DC">
                <w:rPr>
                  <w:rFonts w:hint="eastAsia"/>
                  <w:color w:val="000000" w:themeColor="text1"/>
                  <w:kern w:val="0"/>
                  <w:sz w:val="20"/>
                  <w:szCs w:val="20"/>
                </w:rPr>
                <w:delText>RGB灯带 - 绿</w:delText>
              </w:r>
            </w:del>
          </w:p>
        </w:tc>
        <w:tc>
          <w:tcPr>
            <w:tcW w:w="2841" w:type="pct"/>
            <w:tcBorders>
              <w:top w:val="single" w:sz="4" w:space="0" w:color="auto"/>
              <w:left w:val="single" w:sz="4" w:space="0" w:color="auto"/>
              <w:bottom w:val="single" w:sz="4" w:space="0" w:color="auto"/>
              <w:right w:val="single" w:sz="4" w:space="0" w:color="auto"/>
            </w:tcBorders>
            <w:vAlign w:val="center"/>
          </w:tcPr>
          <w:p w14:paraId="51966371" w14:textId="7BE67B71" w:rsidR="008648E1" w:rsidDel="005A31DC" w:rsidRDefault="00F50128">
            <w:pPr>
              <w:rPr>
                <w:del w:id="188" w:author="樱酱 钉宫" w:date="2023-11-12T00:36:00Z"/>
                <w:color w:val="000000" w:themeColor="text1"/>
                <w:kern w:val="0"/>
                <w:sz w:val="20"/>
                <w:szCs w:val="20"/>
              </w:rPr>
            </w:pPr>
            <w:del w:id="189" w:author="樱酱 钉宫" w:date="2023-11-12T00:36:00Z">
              <w:r w:rsidDel="005A31DC">
                <w:rPr>
                  <w:rFonts w:hint="eastAsia"/>
                  <w:color w:val="000000" w:themeColor="text1"/>
                  <w:kern w:val="0"/>
                  <w:sz w:val="20"/>
                  <w:szCs w:val="20"/>
                </w:rPr>
                <w:delText>m_rgb_green</w:delText>
              </w:r>
            </w:del>
          </w:p>
        </w:tc>
      </w:tr>
      <w:tr w:rsidR="008648E1" w:rsidDel="005A31DC" w14:paraId="42758874" w14:textId="2B8D4864">
        <w:trPr>
          <w:trHeight w:val="357"/>
          <w:jc w:val="center"/>
          <w:del w:id="190" w:author="樱酱 钉宫" w:date="2023-11-12T00:36:00Z"/>
        </w:trPr>
        <w:tc>
          <w:tcPr>
            <w:tcW w:w="2159" w:type="pct"/>
            <w:tcBorders>
              <w:top w:val="single" w:sz="4" w:space="0" w:color="auto"/>
              <w:left w:val="single" w:sz="4" w:space="0" w:color="auto"/>
              <w:bottom w:val="single" w:sz="4" w:space="0" w:color="auto"/>
              <w:right w:val="single" w:sz="4" w:space="0" w:color="auto"/>
            </w:tcBorders>
            <w:vAlign w:val="center"/>
          </w:tcPr>
          <w:p w14:paraId="557C2CBF" w14:textId="65565972" w:rsidR="008648E1" w:rsidDel="005A31DC" w:rsidRDefault="00F50128">
            <w:pPr>
              <w:rPr>
                <w:del w:id="191" w:author="樱酱 钉宫" w:date="2023-11-12T00:36:00Z"/>
                <w:color w:val="000000" w:themeColor="text1"/>
                <w:kern w:val="0"/>
                <w:sz w:val="20"/>
                <w:szCs w:val="20"/>
              </w:rPr>
            </w:pPr>
            <w:del w:id="192" w:author="樱酱 钉宫" w:date="2023-11-12T00:36:00Z">
              <w:r w:rsidDel="005A31DC">
                <w:rPr>
                  <w:rFonts w:hint="eastAsia"/>
                  <w:color w:val="000000" w:themeColor="text1"/>
                  <w:kern w:val="0"/>
                  <w:sz w:val="20"/>
                  <w:szCs w:val="20"/>
                </w:rPr>
                <w:delText>RGB灯带 - 蓝</w:delText>
              </w:r>
            </w:del>
          </w:p>
        </w:tc>
        <w:tc>
          <w:tcPr>
            <w:tcW w:w="2841" w:type="pct"/>
            <w:tcBorders>
              <w:top w:val="single" w:sz="4" w:space="0" w:color="auto"/>
              <w:left w:val="single" w:sz="4" w:space="0" w:color="auto"/>
              <w:bottom w:val="single" w:sz="4" w:space="0" w:color="auto"/>
              <w:right w:val="single" w:sz="4" w:space="0" w:color="auto"/>
            </w:tcBorders>
            <w:vAlign w:val="center"/>
          </w:tcPr>
          <w:p w14:paraId="17CD850A" w14:textId="21B15818" w:rsidR="008648E1" w:rsidDel="005A31DC" w:rsidRDefault="00F50128">
            <w:pPr>
              <w:rPr>
                <w:del w:id="193" w:author="樱酱 钉宫" w:date="2023-11-12T00:36:00Z"/>
                <w:color w:val="000000" w:themeColor="text1"/>
                <w:kern w:val="0"/>
                <w:sz w:val="20"/>
                <w:szCs w:val="20"/>
              </w:rPr>
            </w:pPr>
            <w:del w:id="194" w:author="樱酱 钉宫" w:date="2023-11-12T00:36:00Z">
              <w:r w:rsidDel="005A31DC">
                <w:rPr>
                  <w:rFonts w:hint="eastAsia"/>
                  <w:color w:val="000000" w:themeColor="text1"/>
                  <w:kern w:val="0"/>
                  <w:sz w:val="20"/>
                  <w:szCs w:val="20"/>
                </w:rPr>
                <w:delText>m_rgb_blue</w:delText>
              </w:r>
            </w:del>
          </w:p>
        </w:tc>
      </w:tr>
      <w:tr w:rsidR="008648E1" w:rsidDel="005A31DC" w14:paraId="640CDBE8" w14:textId="4F93720E">
        <w:trPr>
          <w:trHeight w:val="357"/>
          <w:jc w:val="center"/>
          <w:del w:id="195" w:author="樱酱 钉宫" w:date="2023-11-12T00:36:00Z"/>
        </w:trPr>
        <w:tc>
          <w:tcPr>
            <w:tcW w:w="2159" w:type="pct"/>
            <w:vAlign w:val="center"/>
          </w:tcPr>
          <w:p w14:paraId="3200B058" w14:textId="4DCD2C02" w:rsidR="008648E1" w:rsidDel="005A31DC" w:rsidRDefault="00F50128">
            <w:pPr>
              <w:rPr>
                <w:del w:id="196" w:author="樱酱 钉宫" w:date="2023-11-12T00:36:00Z"/>
                <w:color w:val="000000" w:themeColor="text1"/>
                <w:kern w:val="0"/>
                <w:sz w:val="20"/>
                <w:szCs w:val="20"/>
              </w:rPr>
            </w:pPr>
            <w:del w:id="197" w:author="樱酱 钉宫" w:date="2023-11-12T00:36:00Z">
              <w:r w:rsidDel="005A31DC">
                <w:rPr>
                  <w:rFonts w:hint="eastAsia"/>
                  <w:color w:val="000000" w:themeColor="text1"/>
                  <w:kern w:val="0"/>
                  <w:sz w:val="20"/>
                  <w:szCs w:val="20"/>
                </w:rPr>
                <w:delText>水浸传感器</w:delText>
              </w:r>
            </w:del>
          </w:p>
        </w:tc>
        <w:tc>
          <w:tcPr>
            <w:tcW w:w="2841" w:type="pct"/>
            <w:vAlign w:val="center"/>
          </w:tcPr>
          <w:p w14:paraId="5F79F084" w14:textId="4788362F" w:rsidR="008648E1" w:rsidDel="005A31DC" w:rsidRDefault="00F50128">
            <w:pPr>
              <w:rPr>
                <w:del w:id="198" w:author="樱酱 钉宫" w:date="2023-11-12T00:36:00Z"/>
                <w:color w:val="000000" w:themeColor="text1"/>
                <w:kern w:val="0"/>
                <w:sz w:val="20"/>
                <w:szCs w:val="20"/>
              </w:rPr>
            </w:pPr>
            <w:del w:id="199" w:author="樱酱 钉宫" w:date="2023-11-12T00:36:00Z">
              <w:r w:rsidDel="005A31DC">
                <w:rPr>
                  <w:rFonts w:hint="eastAsia"/>
                  <w:color w:val="000000" w:themeColor="text1"/>
                  <w:kern w:val="0"/>
                  <w:sz w:val="20"/>
                  <w:szCs w:val="20"/>
                </w:rPr>
                <w:delText>m_water_immersion</w:delText>
              </w:r>
            </w:del>
          </w:p>
        </w:tc>
      </w:tr>
      <w:tr w:rsidR="008648E1" w:rsidDel="005A31DC" w14:paraId="79E337EF" w14:textId="203B31B1">
        <w:trPr>
          <w:jc w:val="center"/>
          <w:del w:id="200" w:author="樱酱 钉宫" w:date="2023-11-12T00:36:00Z"/>
        </w:trPr>
        <w:tc>
          <w:tcPr>
            <w:tcW w:w="2159" w:type="pct"/>
            <w:vAlign w:val="center"/>
          </w:tcPr>
          <w:p w14:paraId="5C5D38F5" w14:textId="0B000734" w:rsidR="008648E1" w:rsidDel="005A31DC" w:rsidRDefault="00F50128">
            <w:pPr>
              <w:rPr>
                <w:del w:id="201" w:author="樱酱 钉宫" w:date="2023-11-12T00:36:00Z"/>
                <w:color w:val="000000" w:themeColor="text1"/>
                <w:kern w:val="0"/>
                <w:sz w:val="20"/>
                <w:szCs w:val="20"/>
              </w:rPr>
            </w:pPr>
            <w:del w:id="202" w:author="樱酱 钉宫" w:date="2023-11-12T00:36:00Z">
              <w:r w:rsidDel="005A31DC">
                <w:rPr>
                  <w:rFonts w:hint="eastAsia"/>
                  <w:color w:val="000000" w:themeColor="text1"/>
                  <w:kern w:val="0"/>
                  <w:sz w:val="20"/>
                  <w:szCs w:val="20"/>
                </w:rPr>
                <w:delText>二氧化碳变送器</w:delText>
              </w:r>
            </w:del>
          </w:p>
        </w:tc>
        <w:tc>
          <w:tcPr>
            <w:tcW w:w="2841" w:type="pct"/>
            <w:vAlign w:val="center"/>
          </w:tcPr>
          <w:p w14:paraId="7F5EFB7F" w14:textId="60510BB6" w:rsidR="008648E1" w:rsidDel="005A31DC" w:rsidRDefault="00F50128">
            <w:pPr>
              <w:rPr>
                <w:del w:id="203" w:author="樱酱 钉宫" w:date="2023-11-12T00:36:00Z"/>
                <w:color w:val="000000" w:themeColor="text1"/>
                <w:kern w:val="0"/>
                <w:sz w:val="20"/>
                <w:szCs w:val="20"/>
              </w:rPr>
            </w:pPr>
            <w:del w:id="204" w:author="樱酱 钉宫" w:date="2023-11-12T00:36:00Z">
              <w:r w:rsidDel="005A31DC">
                <w:rPr>
                  <w:rFonts w:hint="eastAsia"/>
                  <w:color w:val="000000" w:themeColor="text1"/>
                  <w:kern w:val="0"/>
                  <w:sz w:val="20"/>
                  <w:szCs w:val="20"/>
                </w:rPr>
                <w:delText>m_co2</w:delText>
              </w:r>
            </w:del>
          </w:p>
        </w:tc>
      </w:tr>
      <w:tr w:rsidR="008648E1" w:rsidDel="005A31DC" w14:paraId="743A13AE" w14:textId="42263148">
        <w:trPr>
          <w:jc w:val="center"/>
          <w:del w:id="205" w:author="樱酱 钉宫" w:date="2023-11-12T00:36:00Z"/>
        </w:trPr>
        <w:tc>
          <w:tcPr>
            <w:tcW w:w="2159" w:type="pct"/>
            <w:vAlign w:val="center"/>
          </w:tcPr>
          <w:p w14:paraId="1CE5D552" w14:textId="043F79F8" w:rsidR="008648E1" w:rsidDel="005A31DC" w:rsidRDefault="00F50128">
            <w:pPr>
              <w:rPr>
                <w:del w:id="206" w:author="樱酱 钉宫" w:date="2023-11-12T00:36:00Z"/>
                <w:color w:val="000000" w:themeColor="text1"/>
                <w:kern w:val="0"/>
                <w:sz w:val="20"/>
                <w:szCs w:val="20"/>
              </w:rPr>
            </w:pPr>
            <w:del w:id="207" w:author="樱酱 钉宫" w:date="2023-11-12T00:36:00Z">
              <w:r w:rsidDel="005A31DC">
                <w:rPr>
                  <w:rFonts w:hint="eastAsia"/>
                  <w:color w:val="000000" w:themeColor="text1"/>
                  <w:kern w:val="0"/>
                  <w:sz w:val="20"/>
                  <w:szCs w:val="20"/>
                </w:rPr>
                <w:delText>多合一传感器 - 人体</w:delText>
              </w:r>
            </w:del>
          </w:p>
        </w:tc>
        <w:tc>
          <w:tcPr>
            <w:tcW w:w="2841" w:type="pct"/>
            <w:vAlign w:val="center"/>
          </w:tcPr>
          <w:p w14:paraId="38356A41" w14:textId="5E4CC4C9" w:rsidR="008648E1" w:rsidDel="005A31DC" w:rsidRDefault="00F50128">
            <w:pPr>
              <w:rPr>
                <w:del w:id="208" w:author="樱酱 钉宫" w:date="2023-11-12T00:36:00Z"/>
                <w:color w:val="000000" w:themeColor="text1"/>
                <w:kern w:val="0"/>
                <w:sz w:val="20"/>
                <w:szCs w:val="20"/>
              </w:rPr>
            </w:pPr>
            <w:del w:id="209" w:author="樱酱 钉宫" w:date="2023-11-12T00:36:00Z">
              <w:r w:rsidDel="005A31DC">
                <w:rPr>
                  <w:color w:val="000000" w:themeColor="text1"/>
                  <w:kern w:val="0"/>
                  <w:sz w:val="20"/>
                  <w:szCs w:val="20"/>
                </w:rPr>
                <w:delText>m_multi_body</w:delText>
              </w:r>
            </w:del>
          </w:p>
        </w:tc>
      </w:tr>
      <w:tr w:rsidR="008648E1" w:rsidDel="005A31DC" w14:paraId="6BDD1B32" w14:textId="221A3296">
        <w:trPr>
          <w:jc w:val="center"/>
          <w:del w:id="210" w:author="樱酱 钉宫" w:date="2023-11-12T00:36:00Z"/>
        </w:trPr>
        <w:tc>
          <w:tcPr>
            <w:tcW w:w="2159" w:type="pct"/>
            <w:vAlign w:val="center"/>
          </w:tcPr>
          <w:p w14:paraId="7311F2C5" w14:textId="7FE277DB" w:rsidR="008648E1" w:rsidDel="005A31DC" w:rsidRDefault="00F50128">
            <w:pPr>
              <w:rPr>
                <w:del w:id="211" w:author="樱酱 钉宫" w:date="2023-11-12T00:36:00Z"/>
                <w:color w:val="000000" w:themeColor="text1"/>
                <w:kern w:val="0"/>
                <w:sz w:val="20"/>
                <w:szCs w:val="20"/>
              </w:rPr>
            </w:pPr>
            <w:del w:id="212" w:author="樱酱 钉宫" w:date="2023-11-12T00:36:00Z">
              <w:r w:rsidDel="005A31DC">
                <w:rPr>
                  <w:rFonts w:hint="eastAsia"/>
                  <w:color w:val="000000" w:themeColor="text1"/>
                  <w:kern w:val="0"/>
                  <w:sz w:val="20"/>
                  <w:szCs w:val="20"/>
                </w:rPr>
                <w:delText>多合一传感器 - pm2.5</w:delText>
              </w:r>
            </w:del>
          </w:p>
        </w:tc>
        <w:tc>
          <w:tcPr>
            <w:tcW w:w="2841" w:type="pct"/>
            <w:vAlign w:val="center"/>
          </w:tcPr>
          <w:p w14:paraId="129B5373" w14:textId="2CBE784F" w:rsidR="008648E1" w:rsidDel="005A31DC" w:rsidRDefault="00F50128">
            <w:pPr>
              <w:rPr>
                <w:del w:id="213" w:author="樱酱 钉宫" w:date="2023-11-12T00:36:00Z"/>
                <w:color w:val="000000" w:themeColor="text1"/>
                <w:kern w:val="0"/>
                <w:sz w:val="20"/>
                <w:szCs w:val="20"/>
              </w:rPr>
            </w:pPr>
            <w:del w:id="214" w:author="樱酱 钉宫" w:date="2023-11-12T00:36:00Z">
              <w:r w:rsidDel="005A31DC">
                <w:rPr>
                  <w:color w:val="000000" w:themeColor="text1"/>
                  <w:kern w:val="0"/>
                  <w:sz w:val="20"/>
                  <w:szCs w:val="20"/>
                </w:rPr>
                <w:delText>m_multi_pm25</w:delText>
              </w:r>
            </w:del>
          </w:p>
        </w:tc>
      </w:tr>
      <w:tr w:rsidR="008648E1" w:rsidDel="005A31DC" w14:paraId="68212040" w14:textId="3889CC42">
        <w:trPr>
          <w:jc w:val="center"/>
          <w:del w:id="215" w:author="樱酱 钉宫" w:date="2023-11-12T00:36:00Z"/>
        </w:trPr>
        <w:tc>
          <w:tcPr>
            <w:tcW w:w="2159" w:type="pct"/>
            <w:vAlign w:val="center"/>
          </w:tcPr>
          <w:p w14:paraId="1C6944C1" w14:textId="3B228E3F" w:rsidR="008648E1" w:rsidDel="005A31DC" w:rsidRDefault="00F50128">
            <w:pPr>
              <w:rPr>
                <w:del w:id="216" w:author="樱酱 钉宫" w:date="2023-11-12T00:36:00Z"/>
                <w:color w:val="000000" w:themeColor="text1"/>
                <w:kern w:val="0"/>
                <w:sz w:val="20"/>
                <w:szCs w:val="20"/>
              </w:rPr>
            </w:pPr>
            <w:del w:id="217" w:author="樱酱 钉宫" w:date="2023-11-12T00:36:00Z">
              <w:r w:rsidDel="005A31DC">
                <w:rPr>
                  <w:rFonts w:hint="eastAsia"/>
                  <w:color w:val="000000" w:themeColor="text1"/>
                  <w:kern w:val="0"/>
                  <w:sz w:val="20"/>
                  <w:szCs w:val="20"/>
                </w:rPr>
                <w:delText>多合一传感器 - 温度</w:delText>
              </w:r>
            </w:del>
          </w:p>
        </w:tc>
        <w:tc>
          <w:tcPr>
            <w:tcW w:w="2841" w:type="pct"/>
            <w:vAlign w:val="center"/>
          </w:tcPr>
          <w:p w14:paraId="0D7F4FB2" w14:textId="24465078" w:rsidR="008648E1" w:rsidDel="005A31DC" w:rsidRDefault="00F50128">
            <w:pPr>
              <w:rPr>
                <w:del w:id="218" w:author="樱酱 钉宫" w:date="2023-11-12T00:36:00Z"/>
                <w:color w:val="000000" w:themeColor="text1"/>
                <w:kern w:val="0"/>
                <w:sz w:val="20"/>
                <w:szCs w:val="20"/>
              </w:rPr>
            </w:pPr>
            <w:del w:id="219" w:author="樱酱 钉宫" w:date="2023-11-12T00:36:00Z">
              <w:r w:rsidDel="005A31DC">
                <w:rPr>
                  <w:color w:val="000000" w:themeColor="text1"/>
                  <w:kern w:val="0"/>
                  <w:sz w:val="20"/>
                  <w:szCs w:val="20"/>
                </w:rPr>
                <w:delText>m_multi_temp</w:delText>
              </w:r>
            </w:del>
          </w:p>
        </w:tc>
      </w:tr>
      <w:tr w:rsidR="008648E1" w:rsidDel="005A31DC" w14:paraId="6D9D8EC9" w14:textId="04FA4A5A">
        <w:trPr>
          <w:jc w:val="center"/>
          <w:del w:id="220" w:author="樱酱 钉宫" w:date="2023-11-12T00:36:00Z"/>
        </w:trPr>
        <w:tc>
          <w:tcPr>
            <w:tcW w:w="2159" w:type="pct"/>
            <w:vAlign w:val="center"/>
          </w:tcPr>
          <w:p w14:paraId="59DF271E" w14:textId="5E7D9B56" w:rsidR="008648E1" w:rsidDel="005A31DC" w:rsidRDefault="00F50128">
            <w:pPr>
              <w:rPr>
                <w:del w:id="221" w:author="樱酱 钉宫" w:date="2023-11-12T00:36:00Z"/>
                <w:color w:val="000000" w:themeColor="text1"/>
                <w:kern w:val="0"/>
                <w:sz w:val="20"/>
                <w:szCs w:val="20"/>
              </w:rPr>
            </w:pPr>
            <w:del w:id="222" w:author="樱酱 钉宫" w:date="2023-11-12T00:36:00Z">
              <w:r w:rsidDel="005A31DC">
                <w:rPr>
                  <w:rFonts w:hint="eastAsia"/>
                  <w:color w:val="000000" w:themeColor="text1"/>
                  <w:kern w:val="0"/>
                  <w:sz w:val="20"/>
                  <w:szCs w:val="20"/>
                </w:rPr>
                <w:delText>多合一传感器 - 湿度</w:delText>
              </w:r>
            </w:del>
          </w:p>
        </w:tc>
        <w:tc>
          <w:tcPr>
            <w:tcW w:w="2841" w:type="pct"/>
            <w:vAlign w:val="center"/>
          </w:tcPr>
          <w:p w14:paraId="60EC8B01" w14:textId="57236C30" w:rsidR="008648E1" w:rsidDel="005A31DC" w:rsidRDefault="00F50128">
            <w:pPr>
              <w:rPr>
                <w:del w:id="223" w:author="樱酱 钉宫" w:date="2023-11-12T00:36:00Z"/>
                <w:color w:val="000000" w:themeColor="text1"/>
                <w:kern w:val="0"/>
                <w:sz w:val="20"/>
                <w:szCs w:val="20"/>
              </w:rPr>
            </w:pPr>
            <w:del w:id="224" w:author="樱酱 钉宫" w:date="2023-11-12T00:36:00Z">
              <w:r w:rsidDel="005A31DC">
                <w:rPr>
                  <w:color w:val="000000" w:themeColor="text1"/>
                  <w:kern w:val="0"/>
                  <w:sz w:val="20"/>
                  <w:szCs w:val="20"/>
                </w:rPr>
                <w:delText>m_multi_hum</w:delText>
              </w:r>
            </w:del>
          </w:p>
        </w:tc>
      </w:tr>
      <w:tr w:rsidR="008648E1" w:rsidDel="005A31DC" w14:paraId="7B844187" w14:textId="0679A115">
        <w:trPr>
          <w:jc w:val="center"/>
          <w:del w:id="225" w:author="樱酱 钉宫" w:date="2023-11-12T00:36:00Z"/>
        </w:trPr>
        <w:tc>
          <w:tcPr>
            <w:tcW w:w="2159" w:type="pct"/>
            <w:vAlign w:val="center"/>
          </w:tcPr>
          <w:p w14:paraId="507BA4A9" w14:textId="3F35E423" w:rsidR="008648E1" w:rsidDel="005A31DC" w:rsidRDefault="00F50128">
            <w:pPr>
              <w:rPr>
                <w:del w:id="226" w:author="樱酱 钉宫" w:date="2023-11-12T00:36:00Z"/>
                <w:color w:val="000000" w:themeColor="text1"/>
                <w:kern w:val="0"/>
                <w:sz w:val="20"/>
                <w:szCs w:val="20"/>
              </w:rPr>
            </w:pPr>
            <w:del w:id="227" w:author="樱酱 钉宫" w:date="2023-11-12T00:36:00Z">
              <w:r w:rsidDel="005A31DC">
                <w:rPr>
                  <w:rFonts w:hint="eastAsia"/>
                  <w:color w:val="000000" w:themeColor="text1"/>
                  <w:kern w:val="0"/>
                  <w:sz w:val="20"/>
                  <w:szCs w:val="20"/>
                </w:rPr>
                <w:delText>超声波传感器</w:delText>
              </w:r>
            </w:del>
          </w:p>
        </w:tc>
        <w:tc>
          <w:tcPr>
            <w:tcW w:w="2841" w:type="pct"/>
            <w:vAlign w:val="center"/>
          </w:tcPr>
          <w:p w14:paraId="3268DA1C" w14:textId="54637483" w:rsidR="008648E1" w:rsidDel="005A31DC" w:rsidRDefault="00F50128">
            <w:pPr>
              <w:rPr>
                <w:del w:id="228" w:author="樱酱 钉宫" w:date="2023-11-12T00:36:00Z"/>
                <w:color w:val="000000" w:themeColor="text1"/>
                <w:kern w:val="0"/>
                <w:sz w:val="20"/>
                <w:szCs w:val="20"/>
              </w:rPr>
            </w:pPr>
            <w:del w:id="229"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w:delText>
              </w:r>
              <w:r w:rsidDel="005A31DC">
                <w:rPr>
                  <w:rFonts w:hint="eastAsia"/>
                  <w:color w:val="000000" w:themeColor="text1"/>
                  <w:kern w:val="0"/>
                  <w:sz w:val="20"/>
                  <w:szCs w:val="20"/>
                </w:rPr>
                <w:delText>ultrasonic</w:delText>
              </w:r>
            </w:del>
          </w:p>
        </w:tc>
      </w:tr>
      <w:tr w:rsidR="008648E1" w:rsidDel="005A31DC" w14:paraId="6BB3630F" w14:textId="0C8C54D4">
        <w:trPr>
          <w:jc w:val="center"/>
          <w:del w:id="230" w:author="樱酱 钉宫" w:date="2023-11-12T00:36:00Z"/>
        </w:trPr>
        <w:tc>
          <w:tcPr>
            <w:tcW w:w="2159" w:type="pct"/>
            <w:vAlign w:val="center"/>
          </w:tcPr>
          <w:p w14:paraId="1BD2E4B0" w14:textId="5F57529F" w:rsidR="008648E1" w:rsidDel="005A31DC" w:rsidRDefault="00F50128">
            <w:pPr>
              <w:rPr>
                <w:del w:id="231" w:author="樱酱 钉宫" w:date="2023-11-12T00:36:00Z"/>
                <w:color w:val="000000" w:themeColor="text1"/>
                <w:kern w:val="0"/>
                <w:sz w:val="20"/>
                <w:szCs w:val="20"/>
              </w:rPr>
            </w:pPr>
            <w:del w:id="232" w:author="樱酱 钉宫" w:date="2023-11-12T00:36:00Z">
              <w:r w:rsidDel="005A31DC">
                <w:rPr>
                  <w:rFonts w:hint="eastAsia"/>
                  <w:color w:val="000000" w:themeColor="text1"/>
                  <w:kern w:val="0"/>
                  <w:sz w:val="20"/>
                  <w:szCs w:val="20"/>
                </w:rPr>
                <w:delText>百叶箱传感器 - 温度</w:delText>
              </w:r>
            </w:del>
          </w:p>
        </w:tc>
        <w:tc>
          <w:tcPr>
            <w:tcW w:w="2841" w:type="pct"/>
            <w:vAlign w:val="center"/>
          </w:tcPr>
          <w:p w14:paraId="049BE52B" w14:textId="28BD9866" w:rsidR="008648E1" w:rsidDel="005A31DC" w:rsidRDefault="00F50128">
            <w:pPr>
              <w:rPr>
                <w:del w:id="233" w:author="樱酱 钉宫" w:date="2023-11-12T00:36:00Z"/>
                <w:color w:val="000000" w:themeColor="text1"/>
                <w:kern w:val="0"/>
                <w:sz w:val="20"/>
                <w:szCs w:val="20"/>
              </w:rPr>
            </w:pPr>
            <w:del w:id="234"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l</w:delText>
              </w:r>
              <w:r w:rsidDel="005A31DC">
                <w:rPr>
                  <w:color w:val="000000" w:themeColor="text1"/>
                  <w:kern w:val="0"/>
                  <w:sz w:val="20"/>
                  <w:szCs w:val="20"/>
                </w:rPr>
                <w:delText>ouver</w:delText>
              </w:r>
              <w:r w:rsidDel="005A31DC">
                <w:rPr>
                  <w:rFonts w:hint="eastAsia"/>
                  <w:color w:val="000000" w:themeColor="text1"/>
                  <w:kern w:val="0"/>
                  <w:sz w:val="20"/>
                  <w:szCs w:val="20"/>
                </w:rPr>
                <w:delText>b</w:delText>
              </w:r>
              <w:r w:rsidDel="005A31DC">
                <w:rPr>
                  <w:color w:val="000000" w:themeColor="text1"/>
                  <w:kern w:val="0"/>
                  <w:sz w:val="20"/>
                  <w:szCs w:val="20"/>
                </w:rPr>
                <w:delText>ox_temp</w:delText>
              </w:r>
            </w:del>
          </w:p>
        </w:tc>
      </w:tr>
      <w:tr w:rsidR="008648E1" w:rsidDel="005A31DC" w14:paraId="69218509" w14:textId="35EA5D9F">
        <w:trPr>
          <w:jc w:val="center"/>
          <w:del w:id="235" w:author="樱酱 钉宫" w:date="2023-11-12T00:36:00Z"/>
        </w:trPr>
        <w:tc>
          <w:tcPr>
            <w:tcW w:w="2159" w:type="pct"/>
            <w:vAlign w:val="center"/>
          </w:tcPr>
          <w:p w14:paraId="5BEC1861" w14:textId="05B881C5" w:rsidR="008648E1" w:rsidDel="005A31DC" w:rsidRDefault="00F50128">
            <w:pPr>
              <w:rPr>
                <w:del w:id="236" w:author="樱酱 钉宫" w:date="2023-11-12T00:36:00Z"/>
                <w:color w:val="000000" w:themeColor="text1"/>
                <w:kern w:val="0"/>
                <w:sz w:val="20"/>
                <w:szCs w:val="20"/>
              </w:rPr>
            </w:pPr>
            <w:del w:id="237" w:author="樱酱 钉宫" w:date="2023-11-12T00:36:00Z">
              <w:r w:rsidDel="005A31DC">
                <w:rPr>
                  <w:rFonts w:hint="eastAsia"/>
                  <w:color w:val="000000" w:themeColor="text1"/>
                  <w:kern w:val="0"/>
                  <w:sz w:val="20"/>
                  <w:szCs w:val="20"/>
                </w:rPr>
                <w:delText>百叶箱传感器 - 湿度</w:delText>
              </w:r>
            </w:del>
          </w:p>
        </w:tc>
        <w:tc>
          <w:tcPr>
            <w:tcW w:w="2841" w:type="pct"/>
            <w:vAlign w:val="center"/>
          </w:tcPr>
          <w:p w14:paraId="0B702AAA" w14:textId="03F3AAC1" w:rsidR="008648E1" w:rsidDel="005A31DC" w:rsidRDefault="00F50128">
            <w:pPr>
              <w:rPr>
                <w:del w:id="238" w:author="樱酱 钉宫" w:date="2023-11-12T00:36:00Z"/>
                <w:color w:val="000000" w:themeColor="text1"/>
                <w:kern w:val="0"/>
                <w:sz w:val="20"/>
                <w:szCs w:val="20"/>
              </w:rPr>
            </w:pPr>
            <w:del w:id="239"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l</w:delText>
              </w:r>
              <w:r w:rsidDel="005A31DC">
                <w:rPr>
                  <w:color w:val="000000" w:themeColor="text1"/>
                  <w:kern w:val="0"/>
                  <w:sz w:val="20"/>
                  <w:szCs w:val="20"/>
                </w:rPr>
                <w:delText>ouver</w:delText>
              </w:r>
              <w:r w:rsidDel="005A31DC">
                <w:rPr>
                  <w:rFonts w:hint="eastAsia"/>
                  <w:color w:val="000000" w:themeColor="text1"/>
                  <w:kern w:val="0"/>
                  <w:sz w:val="20"/>
                  <w:szCs w:val="20"/>
                </w:rPr>
                <w:delText>b</w:delText>
              </w:r>
              <w:r w:rsidDel="005A31DC">
                <w:rPr>
                  <w:color w:val="000000" w:themeColor="text1"/>
                  <w:kern w:val="0"/>
                  <w:sz w:val="20"/>
                  <w:szCs w:val="20"/>
                </w:rPr>
                <w:delText>ox_</w:delText>
              </w:r>
              <w:r w:rsidDel="005A31DC">
                <w:rPr>
                  <w:rFonts w:hint="eastAsia"/>
                  <w:color w:val="000000" w:themeColor="text1"/>
                  <w:kern w:val="0"/>
                  <w:sz w:val="20"/>
                  <w:szCs w:val="20"/>
                </w:rPr>
                <w:delText>hum</w:delText>
              </w:r>
            </w:del>
          </w:p>
        </w:tc>
      </w:tr>
      <w:tr w:rsidR="008648E1" w:rsidDel="005A31DC" w14:paraId="40EE72C7" w14:textId="15DF9CEB">
        <w:trPr>
          <w:jc w:val="center"/>
          <w:del w:id="240" w:author="樱酱 钉宫" w:date="2023-11-12T00:36:00Z"/>
        </w:trPr>
        <w:tc>
          <w:tcPr>
            <w:tcW w:w="2159" w:type="pct"/>
            <w:vAlign w:val="center"/>
          </w:tcPr>
          <w:p w14:paraId="45F99CD6" w14:textId="25241875" w:rsidR="008648E1" w:rsidDel="005A31DC" w:rsidRDefault="00F50128">
            <w:pPr>
              <w:rPr>
                <w:del w:id="241" w:author="樱酱 钉宫" w:date="2023-11-12T00:36:00Z"/>
                <w:color w:val="000000" w:themeColor="text1"/>
                <w:kern w:val="0"/>
                <w:sz w:val="20"/>
                <w:szCs w:val="20"/>
              </w:rPr>
            </w:pPr>
            <w:del w:id="242" w:author="樱酱 钉宫" w:date="2023-11-12T00:36:00Z">
              <w:r w:rsidDel="005A31DC">
                <w:rPr>
                  <w:rFonts w:hint="eastAsia"/>
                  <w:color w:val="000000" w:themeColor="text1"/>
                  <w:kern w:val="0"/>
                  <w:sz w:val="20"/>
                  <w:szCs w:val="20"/>
                </w:rPr>
                <w:delText>噪声</w:delText>
              </w:r>
            </w:del>
          </w:p>
        </w:tc>
        <w:tc>
          <w:tcPr>
            <w:tcW w:w="2841" w:type="pct"/>
            <w:vAlign w:val="center"/>
          </w:tcPr>
          <w:p w14:paraId="14028D2B" w14:textId="107FE778" w:rsidR="008648E1" w:rsidDel="005A31DC" w:rsidRDefault="00F50128">
            <w:pPr>
              <w:rPr>
                <w:del w:id="243" w:author="樱酱 钉宫" w:date="2023-11-12T00:36:00Z"/>
                <w:color w:val="000000" w:themeColor="text1"/>
                <w:kern w:val="0"/>
                <w:sz w:val="20"/>
                <w:szCs w:val="20"/>
              </w:rPr>
            </w:pPr>
            <w:del w:id="244"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w:delText>
              </w:r>
              <w:r w:rsidDel="005A31DC">
                <w:rPr>
                  <w:rFonts w:hint="eastAsia"/>
                  <w:color w:val="000000" w:themeColor="text1"/>
                  <w:kern w:val="0"/>
                  <w:sz w:val="20"/>
                  <w:szCs w:val="20"/>
                </w:rPr>
                <w:delText>noise</w:delText>
              </w:r>
            </w:del>
          </w:p>
        </w:tc>
      </w:tr>
      <w:tr w:rsidR="008648E1" w:rsidDel="005A31DC" w14:paraId="1D3A120E" w14:textId="35B5F610">
        <w:trPr>
          <w:jc w:val="center"/>
          <w:del w:id="245" w:author="樱酱 钉宫" w:date="2023-11-12T00:36:00Z"/>
        </w:trPr>
        <w:tc>
          <w:tcPr>
            <w:tcW w:w="2159" w:type="pct"/>
            <w:vAlign w:val="center"/>
          </w:tcPr>
          <w:p w14:paraId="16B61310" w14:textId="69FE4D6A" w:rsidR="008648E1" w:rsidDel="005A31DC" w:rsidRDefault="00F50128">
            <w:pPr>
              <w:rPr>
                <w:del w:id="246" w:author="樱酱 钉宫" w:date="2023-11-12T00:36:00Z"/>
                <w:color w:val="000000" w:themeColor="text1"/>
                <w:kern w:val="0"/>
                <w:sz w:val="20"/>
                <w:szCs w:val="20"/>
              </w:rPr>
            </w:pPr>
            <w:del w:id="247" w:author="樱酱 钉宫" w:date="2023-11-12T00:36:00Z">
              <w:r w:rsidDel="005A31DC">
                <w:rPr>
                  <w:rFonts w:hint="eastAsia"/>
                  <w:color w:val="000000" w:themeColor="text1"/>
                  <w:kern w:val="0"/>
                  <w:sz w:val="20"/>
                  <w:szCs w:val="20"/>
                </w:rPr>
                <w:delText>温湿度传感器 - 温度</w:delText>
              </w:r>
            </w:del>
          </w:p>
        </w:tc>
        <w:tc>
          <w:tcPr>
            <w:tcW w:w="2841" w:type="pct"/>
            <w:vAlign w:val="center"/>
          </w:tcPr>
          <w:p w14:paraId="62060D53" w14:textId="352709F6" w:rsidR="008648E1" w:rsidDel="005A31DC" w:rsidRDefault="00F50128">
            <w:pPr>
              <w:rPr>
                <w:del w:id="248" w:author="樱酱 钉宫" w:date="2023-11-12T00:36:00Z"/>
                <w:color w:val="000000" w:themeColor="text1"/>
                <w:kern w:val="0"/>
                <w:sz w:val="20"/>
                <w:szCs w:val="20"/>
              </w:rPr>
            </w:pPr>
            <w:del w:id="249"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_temp</w:delText>
              </w:r>
            </w:del>
          </w:p>
        </w:tc>
      </w:tr>
      <w:tr w:rsidR="008648E1" w:rsidDel="005A31DC" w14:paraId="30EAB352" w14:textId="0DF95E35">
        <w:trPr>
          <w:jc w:val="center"/>
          <w:del w:id="250" w:author="樱酱 钉宫" w:date="2023-11-12T00:36:00Z"/>
        </w:trPr>
        <w:tc>
          <w:tcPr>
            <w:tcW w:w="2159" w:type="pct"/>
            <w:vAlign w:val="center"/>
          </w:tcPr>
          <w:p w14:paraId="57D361F3" w14:textId="2BFB8CB6" w:rsidR="008648E1" w:rsidDel="005A31DC" w:rsidRDefault="00F50128">
            <w:pPr>
              <w:rPr>
                <w:del w:id="251" w:author="樱酱 钉宫" w:date="2023-11-12T00:36:00Z"/>
                <w:color w:val="000000" w:themeColor="text1"/>
                <w:kern w:val="0"/>
                <w:sz w:val="20"/>
                <w:szCs w:val="20"/>
              </w:rPr>
            </w:pPr>
            <w:del w:id="252" w:author="樱酱 钉宫" w:date="2023-11-12T00:36:00Z">
              <w:r w:rsidDel="005A31DC">
                <w:rPr>
                  <w:rFonts w:hint="eastAsia"/>
                  <w:color w:val="000000" w:themeColor="text1"/>
                  <w:kern w:val="0"/>
                  <w:sz w:val="20"/>
                  <w:szCs w:val="20"/>
                </w:rPr>
                <w:delText>温湿度传感器 - 湿度</w:delText>
              </w:r>
            </w:del>
          </w:p>
        </w:tc>
        <w:tc>
          <w:tcPr>
            <w:tcW w:w="2841" w:type="pct"/>
            <w:vAlign w:val="center"/>
          </w:tcPr>
          <w:p w14:paraId="63619053" w14:textId="772CD522" w:rsidR="008648E1" w:rsidDel="005A31DC" w:rsidRDefault="00F50128">
            <w:pPr>
              <w:rPr>
                <w:del w:id="253" w:author="樱酱 钉宫" w:date="2023-11-12T00:36:00Z"/>
                <w:color w:val="000000" w:themeColor="text1"/>
                <w:kern w:val="0"/>
                <w:sz w:val="20"/>
                <w:szCs w:val="20"/>
              </w:rPr>
            </w:pPr>
            <w:del w:id="254"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_hum</w:delText>
              </w:r>
            </w:del>
          </w:p>
        </w:tc>
      </w:tr>
      <w:tr w:rsidR="008648E1" w:rsidDel="005A31DC" w14:paraId="422C9219" w14:textId="71B9EB6E">
        <w:trPr>
          <w:jc w:val="center"/>
          <w:del w:id="255" w:author="樱酱 钉宫" w:date="2023-11-12T00:36:00Z"/>
        </w:trPr>
        <w:tc>
          <w:tcPr>
            <w:tcW w:w="2159" w:type="pct"/>
            <w:vAlign w:val="center"/>
          </w:tcPr>
          <w:p w14:paraId="36EE0B3C" w14:textId="3A059904" w:rsidR="008648E1" w:rsidDel="005A31DC" w:rsidRDefault="00F50128">
            <w:pPr>
              <w:rPr>
                <w:del w:id="256" w:author="樱酱 钉宫" w:date="2023-11-12T00:36:00Z"/>
                <w:color w:val="000000" w:themeColor="text1"/>
                <w:kern w:val="0"/>
                <w:sz w:val="20"/>
                <w:szCs w:val="20"/>
              </w:rPr>
            </w:pPr>
            <w:del w:id="257" w:author="樱酱 钉宫" w:date="2023-11-12T00:36:00Z">
              <w:r w:rsidDel="005A31DC">
                <w:rPr>
                  <w:rFonts w:hint="eastAsia"/>
                  <w:color w:val="000000" w:themeColor="text1"/>
                  <w:kern w:val="0"/>
                  <w:sz w:val="20"/>
                  <w:szCs w:val="20"/>
                </w:rPr>
                <w:delText>光照传感器</w:delText>
              </w:r>
            </w:del>
          </w:p>
        </w:tc>
        <w:tc>
          <w:tcPr>
            <w:tcW w:w="2841" w:type="pct"/>
            <w:vAlign w:val="center"/>
          </w:tcPr>
          <w:p w14:paraId="6531CA59" w14:textId="1EEFD48D" w:rsidR="008648E1" w:rsidDel="005A31DC" w:rsidRDefault="00F50128">
            <w:pPr>
              <w:rPr>
                <w:del w:id="258" w:author="樱酱 钉宫" w:date="2023-11-12T00:36:00Z"/>
                <w:color w:val="000000" w:themeColor="text1"/>
                <w:kern w:val="0"/>
                <w:sz w:val="20"/>
                <w:szCs w:val="20"/>
              </w:rPr>
            </w:pPr>
            <w:del w:id="259"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w:delText>
              </w:r>
              <w:r w:rsidDel="005A31DC">
                <w:rPr>
                  <w:rFonts w:hint="eastAsia"/>
                  <w:color w:val="000000" w:themeColor="text1"/>
                  <w:kern w:val="0"/>
                  <w:sz w:val="20"/>
                  <w:szCs w:val="20"/>
                </w:rPr>
                <w:delText>light</w:delText>
              </w:r>
            </w:del>
          </w:p>
        </w:tc>
      </w:tr>
      <w:tr w:rsidR="008648E1" w:rsidDel="005A31DC" w14:paraId="7A362641" w14:textId="0B905BFD">
        <w:trPr>
          <w:jc w:val="center"/>
          <w:del w:id="260" w:author="樱酱 钉宫" w:date="2023-11-12T00:36:00Z"/>
        </w:trPr>
        <w:tc>
          <w:tcPr>
            <w:tcW w:w="2159" w:type="pct"/>
            <w:vAlign w:val="center"/>
          </w:tcPr>
          <w:p w14:paraId="42ED93C9" w14:textId="367EB975" w:rsidR="008648E1" w:rsidDel="005A31DC" w:rsidRDefault="00F50128">
            <w:pPr>
              <w:rPr>
                <w:del w:id="261" w:author="樱酱 钉宫" w:date="2023-11-12T00:36:00Z"/>
                <w:color w:val="000000" w:themeColor="text1"/>
                <w:kern w:val="0"/>
                <w:sz w:val="20"/>
                <w:szCs w:val="20"/>
              </w:rPr>
            </w:pPr>
            <w:del w:id="262" w:author="樱酱 钉宫" w:date="2023-11-12T00:36:00Z">
              <w:r w:rsidDel="005A31DC">
                <w:rPr>
                  <w:rFonts w:hint="eastAsia"/>
                  <w:color w:val="000000" w:themeColor="text1"/>
                  <w:kern w:val="0"/>
                  <w:sz w:val="20"/>
                  <w:szCs w:val="20"/>
                </w:rPr>
                <w:delText>风速传感器</w:delText>
              </w:r>
            </w:del>
          </w:p>
        </w:tc>
        <w:tc>
          <w:tcPr>
            <w:tcW w:w="2841" w:type="pct"/>
            <w:vAlign w:val="center"/>
          </w:tcPr>
          <w:p w14:paraId="2F4B6388" w14:textId="0842F3D1" w:rsidR="008648E1" w:rsidDel="005A31DC" w:rsidRDefault="00F50128">
            <w:pPr>
              <w:rPr>
                <w:del w:id="263" w:author="樱酱 钉宫" w:date="2023-11-12T00:36:00Z"/>
                <w:color w:val="000000" w:themeColor="text1"/>
                <w:kern w:val="0"/>
                <w:sz w:val="20"/>
                <w:szCs w:val="20"/>
              </w:rPr>
            </w:pPr>
            <w:del w:id="264"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wind_speed</w:delText>
              </w:r>
            </w:del>
          </w:p>
        </w:tc>
      </w:tr>
      <w:tr w:rsidR="008648E1" w:rsidDel="005A31DC" w14:paraId="5EBE0E21" w14:textId="515D4E95">
        <w:trPr>
          <w:jc w:val="center"/>
          <w:del w:id="265" w:author="樱酱 钉宫" w:date="2023-11-12T00:36:00Z"/>
        </w:trPr>
        <w:tc>
          <w:tcPr>
            <w:tcW w:w="2159" w:type="pct"/>
            <w:vAlign w:val="center"/>
          </w:tcPr>
          <w:p w14:paraId="0A668141" w14:textId="0F979E02" w:rsidR="008648E1" w:rsidDel="005A31DC" w:rsidRDefault="00F50128">
            <w:pPr>
              <w:rPr>
                <w:del w:id="266" w:author="樱酱 钉宫" w:date="2023-11-12T00:36:00Z"/>
                <w:color w:val="000000" w:themeColor="text1"/>
                <w:kern w:val="0"/>
                <w:sz w:val="20"/>
                <w:szCs w:val="20"/>
              </w:rPr>
            </w:pPr>
            <w:del w:id="267" w:author="樱酱 钉宫" w:date="2023-11-12T00:36:00Z">
              <w:r w:rsidDel="005A31DC">
                <w:rPr>
                  <w:rFonts w:hint="eastAsia"/>
                  <w:color w:val="000000" w:themeColor="text1"/>
                  <w:kern w:val="0"/>
                  <w:sz w:val="20"/>
                  <w:szCs w:val="20"/>
                </w:rPr>
                <w:delText>安全光幕传感器</w:delText>
              </w:r>
            </w:del>
          </w:p>
        </w:tc>
        <w:tc>
          <w:tcPr>
            <w:tcW w:w="2841" w:type="pct"/>
            <w:vAlign w:val="center"/>
          </w:tcPr>
          <w:p w14:paraId="197954FC" w14:textId="7226B0E6" w:rsidR="008648E1" w:rsidDel="005A31DC" w:rsidRDefault="00F50128">
            <w:pPr>
              <w:rPr>
                <w:del w:id="268" w:author="樱酱 钉宫" w:date="2023-11-12T00:36:00Z"/>
                <w:color w:val="000000" w:themeColor="text1"/>
                <w:kern w:val="0"/>
                <w:sz w:val="20"/>
                <w:szCs w:val="20"/>
              </w:rPr>
            </w:pPr>
            <w:del w:id="269"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light_curtain</w:delText>
              </w:r>
            </w:del>
          </w:p>
        </w:tc>
      </w:tr>
      <w:tr w:rsidR="008648E1" w:rsidDel="005A31DC" w14:paraId="12F5B66D" w14:textId="3F33D946">
        <w:trPr>
          <w:jc w:val="center"/>
          <w:del w:id="270" w:author="樱酱 钉宫" w:date="2023-11-12T00:36:00Z"/>
        </w:trPr>
        <w:tc>
          <w:tcPr>
            <w:tcW w:w="2159" w:type="pct"/>
            <w:vAlign w:val="center"/>
          </w:tcPr>
          <w:p w14:paraId="3C30E5E0" w14:textId="251B22CE" w:rsidR="008648E1" w:rsidDel="005A31DC" w:rsidRDefault="00F50128">
            <w:pPr>
              <w:rPr>
                <w:del w:id="271" w:author="樱酱 钉宫" w:date="2023-11-12T00:36:00Z"/>
                <w:color w:val="000000" w:themeColor="text1"/>
                <w:kern w:val="0"/>
                <w:sz w:val="20"/>
                <w:szCs w:val="20"/>
              </w:rPr>
            </w:pPr>
            <w:del w:id="272" w:author="樱酱 钉宫" w:date="2023-11-12T00:36:00Z">
              <w:r w:rsidDel="005A31DC">
                <w:rPr>
                  <w:rFonts w:hint="eastAsia"/>
                  <w:color w:val="000000" w:themeColor="text1"/>
                  <w:kern w:val="0"/>
                  <w:sz w:val="20"/>
                  <w:szCs w:val="20"/>
                </w:rPr>
                <w:delText>火焰传感器</w:delText>
              </w:r>
            </w:del>
          </w:p>
        </w:tc>
        <w:tc>
          <w:tcPr>
            <w:tcW w:w="2841" w:type="pct"/>
            <w:vAlign w:val="center"/>
          </w:tcPr>
          <w:p w14:paraId="3AEF8CB4" w14:textId="114C826A" w:rsidR="008648E1" w:rsidDel="005A31DC" w:rsidRDefault="00F50128">
            <w:pPr>
              <w:rPr>
                <w:del w:id="273" w:author="樱酱 钉宫" w:date="2023-11-12T00:36:00Z"/>
                <w:color w:val="000000" w:themeColor="text1"/>
                <w:kern w:val="0"/>
                <w:sz w:val="20"/>
                <w:szCs w:val="20"/>
              </w:rPr>
            </w:pPr>
            <w:del w:id="274"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fire</w:delText>
              </w:r>
            </w:del>
          </w:p>
        </w:tc>
      </w:tr>
      <w:tr w:rsidR="008648E1" w:rsidDel="005A31DC" w14:paraId="141ED34C" w14:textId="6CD82B01">
        <w:trPr>
          <w:jc w:val="center"/>
          <w:del w:id="275" w:author="樱酱 钉宫" w:date="2023-11-12T00:36:00Z"/>
        </w:trPr>
        <w:tc>
          <w:tcPr>
            <w:tcW w:w="2159" w:type="pct"/>
            <w:vAlign w:val="center"/>
          </w:tcPr>
          <w:p w14:paraId="77642FB0" w14:textId="392F302D" w:rsidR="008648E1" w:rsidDel="005A31DC" w:rsidRDefault="00F50128">
            <w:pPr>
              <w:rPr>
                <w:del w:id="276" w:author="樱酱 钉宫" w:date="2023-11-12T00:36:00Z"/>
                <w:color w:val="000000" w:themeColor="text1"/>
                <w:kern w:val="0"/>
                <w:sz w:val="20"/>
                <w:szCs w:val="20"/>
              </w:rPr>
            </w:pPr>
            <w:del w:id="277" w:author="樱酱 钉宫" w:date="2023-11-12T00:36:00Z">
              <w:r w:rsidDel="005A31DC">
                <w:rPr>
                  <w:rFonts w:hint="eastAsia"/>
                  <w:color w:val="000000" w:themeColor="text1"/>
                  <w:kern w:val="0"/>
                  <w:sz w:val="20"/>
                  <w:szCs w:val="20"/>
                </w:rPr>
                <w:delText>烟雾探测器</w:delText>
              </w:r>
            </w:del>
          </w:p>
        </w:tc>
        <w:tc>
          <w:tcPr>
            <w:tcW w:w="2841" w:type="pct"/>
            <w:vAlign w:val="center"/>
          </w:tcPr>
          <w:p w14:paraId="598666B3" w14:textId="57E0F9B3" w:rsidR="008648E1" w:rsidDel="005A31DC" w:rsidRDefault="00F50128">
            <w:pPr>
              <w:rPr>
                <w:del w:id="278" w:author="樱酱 钉宫" w:date="2023-11-12T00:36:00Z"/>
                <w:color w:val="000000" w:themeColor="text1"/>
                <w:kern w:val="0"/>
                <w:sz w:val="20"/>
                <w:szCs w:val="20"/>
              </w:rPr>
            </w:pPr>
            <w:del w:id="279"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smoke</w:delText>
              </w:r>
            </w:del>
          </w:p>
        </w:tc>
      </w:tr>
      <w:tr w:rsidR="008648E1" w:rsidDel="005A31DC" w14:paraId="5CEC741D" w14:textId="10AC49C6">
        <w:trPr>
          <w:jc w:val="center"/>
          <w:del w:id="280" w:author="樱酱 钉宫" w:date="2023-11-12T00:36:00Z"/>
        </w:trPr>
        <w:tc>
          <w:tcPr>
            <w:tcW w:w="2159" w:type="pct"/>
            <w:vAlign w:val="center"/>
          </w:tcPr>
          <w:p w14:paraId="7D9CBE28" w14:textId="04B880D8" w:rsidR="008648E1" w:rsidDel="005A31DC" w:rsidRDefault="00F50128">
            <w:pPr>
              <w:rPr>
                <w:del w:id="281" w:author="樱酱 钉宫" w:date="2023-11-12T00:36:00Z"/>
                <w:color w:val="000000" w:themeColor="text1"/>
                <w:sz w:val="20"/>
                <w:szCs w:val="21"/>
                <w:u w:color="000000"/>
              </w:rPr>
            </w:pPr>
            <w:del w:id="282" w:author="樱酱 钉宫" w:date="2023-11-12T00:36:00Z">
              <w:r w:rsidDel="005A31DC">
                <w:rPr>
                  <w:rFonts w:hint="eastAsia"/>
                  <w:color w:val="000000" w:themeColor="text1"/>
                  <w:sz w:val="20"/>
                  <w:szCs w:val="21"/>
                  <w:u w:color="000000"/>
                </w:rPr>
                <w:delText>微波感应开关</w:delText>
              </w:r>
            </w:del>
          </w:p>
        </w:tc>
        <w:tc>
          <w:tcPr>
            <w:tcW w:w="2841" w:type="pct"/>
            <w:vAlign w:val="center"/>
          </w:tcPr>
          <w:p w14:paraId="0138038A" w14:textId="3DF23A1D" w:rsidR="008648E1" w:rsidDel="005A31DC" w:rsidRDefault="00F50128">
            <w:pPr>
              <w:rPr>
                <w:del w:id="283" w:author="樱酱 钉宫" w:date="2023-11-12T00:36:00Z"/>
                <w:color w:val="000000" w:themeColor="text1"/>
                <w:sz w:val="20"/>
                <w:szCs w:val="21"/>
                <w:u w:color="000000"/>
              </w:rPr>
            </w:pPr>
            <w:del w:id="284"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microwave</w:delText>
              </w:r>
            </w:del>
          </w:p>
        </w:tc>
      </w:tr>
      <w:tr w:rsidR="008648E1" w:rsidDel="005A31DC" w14:paraId="596E76D8" w14:textId="2B3F5F1A">
        <w:trPr>
          <w:jc w:val="center"/>
          <w:del w:id="285" w:author="樱酱 钉宫" w:date="2023-11-12T00:36:00Z"/>
        </w:trPr>
        <w:tc>
          <w:tcPr>
            <w:tcW w:w="2159" w:type="pct"/>
            <w:vAlign w:val="center"/>
          </w:tcPr>
          <w:p w14:paraId="762F521A" w14:textId="0510AA24" w:rsidR="008648E1" w:rsidDel="005A31DC" w:rsidRDefault="00F50128">
            <w:pPr>
              <w:rPr>
                <w:del w:id="286" w:author="樱酱 钉宫" w:date="2023-11-12T00:36:00Z"/>
                <w:color w:val="000000" w:themeColor="text1"/>
                <w:kern w:val="0"/>
                <w:sz w:val="20"/>
                <w:szCs w:val="20"/>
              </w:rPr>
            </w:pPr>
            <w:del w:id="287" w:author="樱酱 钉宫" w:date="2023-11-12T00:36:00Z">
              <w:r w:rsidDel="005A31DC">
                <w:rPr>
                  <w:rFonts w:hint="eastAsia"/>
                  <w:color w:val="000000" w:themeColor="text1"/>
                  <w:kern w:val="0"/>
                  <w:sz w:val="20"/>
                  <w:szCs w:val="20"/>
                </w:rPr>
                <w:delText>行程开关(单轮式)</w:delText>
              </w:r>
            </w:del>
          </w:p>
        </w:tc>
        <w:tc>
          <w:tcPr>
            <w:tcW w:w="2841" w:type="pct"/>
            <w:vAlign w:val="center"/>
          </w:tcPr>
          <w:p w14:paraId="106DA563" w14:textId="3576D7BE" w:rsidR="008648E1" w:rsidDel="005A31DC" w:rsidRDefault="00F50128">
            <w:pPr>
              <w:rPr>
                <w:del w:id="288" w:author="樱酱 钉宫" w:date="2023-11-12T00:36:00Z"/>
                <w:color w:val="000000" w:themeColor="text1"/>
                <w:kern w:val="0"/>
                <w:sz w:val="20"/>
                <w:szCs w:val="20"/>
              </w:rPr>
            </w:pPr>
            <w:del w:id="289" w:author="樱酱 钉宫" w:date="2023-11-12T00:36:00Z">
              <w:r w:rsidDel="005A31DC">
                <w:rPr>
                  <w:color w:val="000000" w:themeColor="text1"/>
                  <w:kern w:val="0"/>
                  <w:sz w:val="20"/>
                  <w:szCs w:val="20"/>
                </w:rPr>
                <w:delText>m_</w:delText>
              </w:r>
              <w:r w:rsidDel="005A31DC">
                <w:rPr>
                  <w:rFonts w:hint="eastAsia"/>
                  <w:color w:val="000000" w:themeColor="text1"/>
                  <w:kern w:val="0"/>
                  <w:sz w:val="20"/>
                  <w:szCs w:val="20"/>
                </w:rPr>
                <w:delText>travelSwitch_singleWheel</w:delText>
              </w:r>
            </w:del>
          </w:p>
        </w:tc>
      </w:tr>
      <w:tr w:rsidR="008648E1" w:rsidDel="005A31DC" w14:paraId="7DD1DE25" w14:textId="0E477A09">
        <w:trPr>
          <w:jc w:val="center"/>
          <w:del w:id="290" w:author="樱酱 钉宫" w:date="2023-11-12T00:36:00Z"/>
        </w:trPr>
        <w:tc>
          <w:tcPr>
            <w:tcW w:w="2159" w:type="pct"/>
            <w:vAlign w:val="center"/>
          </w:tcPr>
          <w:p w14:paraId="7DD218ED" w14:textId="0B717BF0" w:rsidR="008648E1" w:rsidDel="005A31DC" w:rsidRDefault="00F50128">
            <w:pPr>
              <w:rPr>
                <w:del w:id="291" w:author="樱酱 钉宫" w:date="2023-11-12T00:36:00Z"/>
                <w:color w:val="000000" w:themeColor="text1"/>
                <w:kern w:val="0"/>
                <w:sz w:val="20"/>
                <w:szCs w:val="20"/>
              </w:rPr>
            </w:pPr>
            <w:del w:id="292" w:author="樱酱 钉宫" w:date="2023-11-12T00:36:00Z">
              <w:r w:rsidDel="005A31DC">
                <w:rPr>
                  <w:rFonts w:hint="eastAsia"/>
                  <w:color w:val="000000" w:themeColor="text1"/>
                  <w:kern w:val="0"/>
                  <w:sz w:val="20"/>
                  <w:szCs w:val="20"/>
                </w:rPr>
                <w:delText>接近开关</w:delText>
              </w:r>
            </w:del>
          </w:p>
        </w:tc>
        <w:tc>
          <w:tcPr>
            <w:tcW w:w="2841" w:type="pct"/>
            <w:vAlign w:val="center"/>
          </w:tcPr>
          <w:p w14:paraId="001341D9" w14:textId="3CAB2F6F" w:rsidR="008648E1" w:rsidDel="005A31DC" w:rsidRDefault="00F50128">
            <w:pPr>
              <w:rPr>
                <w:del w:id="293" w:author="樱酱 钉宫" w:date="2023-11-12T00:36:00Z"/>
                <w:color w:val="000000" w:themeColor="text1"/>
                <w:kern w:val="0"/>
                <w:sz w:val="20"/>
                <w:szCs w:val="20"/>
              </w:rPr>
            </w:pPr>
            <w:del w:id="294" w:author="樱酱 钉宫" w:date="2023-11-12T00:36:00Z">
              <w:r w:rsidDel="005A31DC">
                <w:rPr>
                  <w:rFonts w:hint="eastAsia"/>
                  <w:color w:val="000000" w:themeColor="text1"/>
                  <w:kern w:val="0"/>
                  <w:sz w:val="20"/>
                  <w:szCs w:val="20"/>
                </w:rPr>
                <w:delText>m_near</w:delText>
              </w:r>
            </w:del>
          </w:p>
        </w:tc>
      </w:tr>
      <w:tr w:rsidR="008648E1" w:rsidDel="005A31DC" w14:paraId="4546FE59" w14:textId="5AA4A345">
        <w:trPr>
          <w:jc w:val="center"/>
          <w:del w:id="295" w:author="樱酱 钉宫" w:date="2023-11-12T00:36:00Z"/>
        </w:trPr>
        <w:tc>
          <w:tcPr>
            <w:tcW w:w="2159" w:type="pct"/>
            <w:vAlign w:val="center"/>
          </w:tcPr>
          <w:p w14:paraId="77443A1C" w14:textId="097B51B0" w:rsidR="008648E1" w:rsidDel="005A31DC" w:rsidRDefault="00F50128">
            <w:pPr>
              <w:rPr>
                <w:del w:id="296" w:author="樱酱 钉宫" w:date="2023-11-12T00:36:00Z"/>
                <w:color w:val="000000" w:themeColor="text1"/>
                <w:kern w:val="0"/>
                <w:sz w:val="20"/>
                <w:szCs w:val="20"/>
              </w:rPr>
            </w:pPr>
            <w:del w:id="297" w:author="樱酱 钉宫" w:date="2023-11-12T00:36:00Z">
              <w:r w:rsidDel="005A31DC">
                <w:rPr>
                  <w:rFonts w:hint="eastAsia"/>
                  <w:color w:val="000000" w:themeColor="text1"/>
                  <w:kern w:val="0"/>
                  <w:sz w:val="20"/>
                  <w:szCs w:val="20"/>
                </w:rPr>
                <w:delText>限位开关</w:delText>
              </w:r>
            </w:del>
          </w:p>
        </w:tc>
        <w:tc>
          <w:tcPr>
            <w:tcW w:w="2841" w:type="pct"/>
            <w:vAlign w:val="center"/>
          </w:tcPr>
          <w:p w14:paraId="0F7637CA" w14:textId="306CD7EE" w:rsidR="008648E1" w:rsidDel="005A31DC" w:rsidRDefault="00F50128">
            <w:pPr>
              <w:rPr>
                <w:del w:id="298" w:author="樱酱 钉宫" w:date="2023-11-12T00:36:00Z"/>
                <w:color w:val="000000" w:themeColor="text1"/>
                <w:kern w:val="0"/>
                <w:sz w:val="20"/>
                <w:szCs w:val="20"/>
              </w:rPr>
            </w:pPr>
            <w:del w:id="299" w:author="樱酱 钉宫" w:date="2023-11-12T00:36:00Z">
              <w:r w:rsidDel="005A31DC">
                <w:rPr>
                  <w:rFonts w:hint="eastAsia"/>
                  <w:color w:val="000000" w:themeColor="text1"/>
                  <w:kern w:val="0"/>
                  <w:sz w:val="20"/>
                  <w:szCs w:val="20"/>
                </w:rPr>
                <w:delText>m_limit</w:delText>
              </w:r>
            </w:del>
          </w:p>
        </w:tc>
      </w:tr>
      <w:tr w:rsidR="008648E1" w:rsidDel="005A31DC" w14:paraId="3B23BB49" w14:textId="59CEA91C">
        <w:trPr>
          <w:jc w:val="center"/>
          <w:del w:id="300" w:author="樱酱 钉宫" w:date="2023-11-12T00:36:00Z"/>
        </w:trPr>
        <w:tc>
          <w:tcPr>
            <w:tcW w:w="2159" w:type="pct"/>
            <w:vAlign w:val="center"/>
          </w:tcPr>
          <w:p w14:paraId="4F987E7D" w14:textId="3AB86589" w:rsidR="008648E1" w:rsidDel="005A31DC" w:rsidRDefault="00F50128">
            <w:pPr>
              <w:rPr>
                <w:del w:id="301" w:author="樱酱 钉宫" w:date="2023-11-12T00:36:00Z"/>
                <w:color w:val="000000" w:themeColor="text1"/>
                <w:kern w:val="0"/>
                <w:sz w:val="20"/>
                <w:szCs w:val="20"/>
              </w:rPr>
            </w:pPr>
            <w:del w:id="302" w:author="樱酱 钉宫" w:date="2023-11-12T00:36:00Z">
              <w:r w:rsidDel="005A31DC">
                <w:rPr>
                  <w:rFonts w:hint="eastAsia"/>
                  <w:color w:val="000000" w:themeColor="text1"/>
                  <w:kern w:val="0"/>
                  <w:sz w:val="20"/>
                  <w:szCs w:val="20"/>
                </w:rPr>
                <w:delText>行程开关</w:delText>
              </w:r>
            </w:del>
          </w:p>
        </w:tc>
        <w:tc>
          <w:tcPr>
            <w:tcW w:w="2841" w:type="pct"/>
            <w:vAlign w:val="center"/>
          </w:tcPr>
          <w:p w14:paraId="2839594E" w14:textId="0444ADDD" w:rsidR="008648E1" w:rsidDel="005A31DC" w:rsidRDefault="00F50128">
            <w:pPr>
              <w:rPr>
                <w:del w:id="303" w:author="樱酱 钉宫" w:date="2023-11-12T00:36:00Z"/>
                <w:color w:val="000000" w:themeColor="text1"/>
                <w:kern w:val="0"/>
                <w:sz w:val="20"/>
                <w:szCs w:val="20"/>
              </w:rPr>
            </w:pPr>
            <w:del w:id="304" w:author="樱酱 钉宫" w:date="2023-11-12T00:36:00Z">
              <w:r w:rsidDel="005A31DC">
                <w:rPr>
                  <w:rFonts w:hint="eastAsia"/>
                  <w:color w:val="000000" w:themeColor="text1"/>
                  <w:kern w:val="0"/>
                  <w:sz w:val="20"/>
                  <w:szCs w:val="20"/>
                </w:rPr>
                <w:delText>m_travelSwitch</w:delText>
              </w:r>
            </w:del>
          </w:p>
        </w:tc>
      </w:tr>
      <w:tr w:rsidR="008648E1" w:rsidDel="005A31DC" w14:paraId="6688AE5A" w14:textId="21D77F98">
        <w:trPr>
          <w:jc w:val="center"/>
          <w:del w:id="305" w:author="樱酱 钉宫" w:date="2023-11-12T00:36:00Z"/>
        </w:trPr>
        <w:tc>
          <w:tcPr>
            <w:tcW w:w="2159" w:type="pct"/>
            <w:vAlign w:val="center"/>
          </w:tcPr>
          <w:p w14:paraId="64D4B0F7" w14:textId="299A7D63" w:rsidR="008648E1" w:rsidDel="005A31DC" w:rsidRDefault="00F50128">
            <w:pPr>
              <w:rPr>
                <w:del w:id="306" w:author="樱酱 钉宫" w:date="2023-11-12T00:36:00Z"/>
                <w:color w:val="000000" w:themeColor="text1"/>
                <w:kern w:val="0"/>
                <w:sz w:val="20"/>
                <w:szCs w:val="20"/>
              </w:rPr>
            </w:pPr>
            <w:del w:id="307" w:author="樱酱 钉宫" w:date="2023-11-12T00:36:00Z">
              <w:r w:rsidDel="005A31DC">
                <w:rPr>
                  <w:rFonts w:hint="eastAsia"/>
                  <w:color w:val="000000" w:themeColor="text1"/>
                  <w:kern w:val="0"/>
                  <w:sz w:val="20"/>
                  <w:szCs w:val="20"/>
                </w:rPr>
                <w:delText>激光对射模组</w:delText>
              </w:r>
            </w:del>
          </w:p>
        </w:tc>
        <w:tc>
          <w:tcPr>
            <w:tcW w:w="2841" w:type="pct"/>
            <w:vAlign w:val="center"/>
          </w:tcPr>
          <w:p w14:paraId="4E95DE94" w14:textId="08CFAAC8" w:rsidR="008648E1" w:rsidDel="005A31DC" w:rsidRDefault="00F50128">
            <w:pPr>
              <w:rPr>
                <w:del w:id="308" w:author="樱酱 钉宫" w:date="2023-11-12T00:36:00Z"/>
                <w:color w:val="000000" w:themeColor="text1"/>
                <w:kern w:val="0"/>
                <w:sz w:val="20"/>
                <w:szCs w:val="20"/>
              </w:rPr>
            </w:pPr>
            <w:del w:id="309" w:author="樱酱 钉宫" w:date="2023-11-12T00:36:00Z">
              <w:r w:rsidDel="005A31DC">
                <w:rPr>
                  <w:rFonts w:hint="eastAsia"/>
                  <w:color w:val="000000" w:themeColor="text1"/>
                  <w:kern w:val="0"/>
                  <w:sz w:val="20"/>
                  <w:szCs w:val="20"/>
                </w:rPr>
                <w:delText>m_laser</w:delText>
              </w:r>
            </w:del>
          </w:p>
        </w:tc>
      </w:tr>
      <w:tr w:rsidR="008648E1" w:rsidDel="005A31DC" w14:paraId="1A35D9A8" w14:textId="48DCC7AF">
        <w:trPr>
          <w:jc w:val="center"/>
          <w:del w:id="310" w:author="樱酱 钉宫" w:date="2023-11-12T00:36:00Z"/>
        </w:trPr>
        <w:tc>
          <w:tcPr>
            <w:tcW w:w="2159" w:type="pct"/>
            <w:vAlign w:val="center"/>
          </w:tcPr>
          <w:p w14:paraId="2495A3B0" w14:textId="27BD8018" w:rsidR="008648E1" w:rsidDel="005A31DC" w:rsidRDefault="00F50128">
            <w:pPr>
              <w:rPr>
                <w:del w:id="311" w:author="樱酱 钉宫" w:date="2023-11-12T00:36:00Z"/>
                <w:color w:val="000000" w:themeColor="text1"/>
                <w:kern w:val="0"/>
                <w:sz w:val="20"/>
                <w:szCs w:val="20"/>
              </w:rPr>
            </w:pPr>
            <w:del w:id="312" w:author="樱酱 钉宫" w:date="2023-11-12T00:36:00Z">
              <w:r w:rsidDel="005A31DC">
                <w:rPr>
                  <w:rFonts w:hint="eastAsia"/>
                  <w:color w:val="000000" w:themeColor="text1"/>
                  <w:kern w:val="0"/>
                  <w:sz w:val="20"/>
                  <w:szCs w:val="20"/>
                </w:rPr>
                <w:delText>频闪红灯</w:delText>
              </w:r>
            </w:del>
          </w:p>
        </w:tc>
        <w:tc>
          <w:tcPr>
            <w:tcW w:w="2841" w:type="pct"/>
            <w:vAlign w:val="center"/>
          </w:tcPr>
          <w:p w14:paraId="1BB56D7B" w14:textId="7C28EB6E" w:rsidR="008648E1" w:rsidDel="005A31DC" w:rsidRDefault="00F50128">
            <w:pPr>
              <w:rPr>
                <w:del w:id="313" w:author="樱酱 钉宫" w:date="2023-11-12T00:36:00Z"/>
                <w:color w:val="000000" w:themeColor="text1"/>
                <w:kern w:val="0"/>
                <w:sz w:val="20"/>
                <w:szCs w:val="20"/>
              </w:rPr>
            </w:pPr>
            <w:del w:id="314" w:author="樱酱 钉宫" w:date="2023-11-12T00:36:00Z">
              <w:r w:rsidDel="005A31DC">
                <w:rPr>
                  <w:rFonts w:hint="eastAsia"/>
                  <w:color w:val="000000" w:themeColor="text1"/>
                  <w:kern w:val="0"/>
                  <w:sz w:val="20"/>
                  <w:szCs w:val="20"/>
                </w:rPr>
                <w:delText>m_strobe_red</w:delText>
              </w:r>
            </w:del>
          </w:p>
        </w:tc>
      </w:tr>
      <w:tr w:rsidR="008648E1" w:rsidDel="005A31DC" w14:paraId="40906DED" w14:textId="22197688">
        <w:trPr>
          <w:jc w:val="center"/>
          <w:del w:id="315" w:author="樱酱 钉宫" w:date="2023-11-12T00:36:00Z"/>
        </w:trPr>
        <w:tc>
          <w:tcPr>
            <w:tcW w:w="2159" w:type="pct"/>
            <w:vAlign w:val="center"/>
          </w:tcPr>
          <w:p w14:paraId="1EEBD0EF" w14:textId="6FDFF725" w:rsidR="008648E1" w:rsidDel="005A31DC" w:rsidRDefault="00F50128">
            <w:pPr>
              <w:rPr>
                <w:del w:id="316" w:author="樱酱 钉宫" w:date="2023-11-12T00:36:00Z"/>
                <w:color w:val="000000" w:themeColor="text1"/>
                <w:kern w:val="0"/>
                <w:sz w:val="20"/>
                <w:szCs w:val="20"/>
              </w:rPr>
            </w:pPr>
            <w:del w:id="317" w:author="樱酱 钉宫" w:date="2023-11-12T00:36:00Z">
              <w:r w:rsidDel="005A31DC">
                <w:rPr>
                  <w:rFonts w:hint="eastAsia"/>
                  <w:color w:val="000000" w:themeColor="text1"/>
                  <w:kern w:val="0"/>
                  <w:sz w:val="20"/>
                  <w:szCs w:val="20"/>
                </w:rPr>
                <w:delText>频闪黄灯</w:delText>
              </w:r>
            </w:del>
          </w:p>
        </w:tc>
        <w:tc>
          <w:tcPr>
            <w:tcW w:w="2841" w:type="pct"/>
            <w:vAlign w:val="center"/>
          </w:tcPr>
          <w:p w14:paraId="57BB1E90" w14:textId="2B02B654" w:rsidR="008648E1" w:rsidDel="005A31DC" w:rsidRDefault="00F50128">
            <w:pPr>
              <w:rPr>
                <w:del w:id="318" w:author="樱酱 钉宫" w:date="2023-11-12T00:36:00Z"/>
                <w:color w:val="000000" w:themeColor="text1"/>
                <w:kern w:val="0"/>
                <w:sz w:val="20"/>
                <w:szCs w:val="20"/>
              </w:rPr>
            </w:pPr>
            <w:del w:id="319" w:author="樱酱 钉宫" w:date="2023-11-12T00:36:00Z">
              <w:r w:rsidDel="005A31DC">
                <w:rPr>
                  <w:rFonts w:hint="eastAsia"/>
                  <w:color w:val="000000" w:themeColor="text1"/>
                  <w:kern w:val="0"/>
                  <w:sz w:val="20"/>
                  <w:szCs w:val="20"/>
                </w:rPr>
                <w:delText>m_strobe_yellow</w:delText>
              </w:r>
            </w:del>
          </w:p>
        </w:tc>
      </w:tr>
      <w:tr w:rsidR="008648E1" w:rsidDel="005A31DC" w14:paraId="796E1E2F" w14:textId="216836D2">
        <w:trPr>
          <w:jc w:val="center"/>
          <w:del w:id="320" w:author="樱酱 钉宫" w:date="2023-11-12T00:36:00Z"/>
        </w:trPr>
        <w:tc>
          <w:tcPr>
            <w:tcW w:w="2159" w:type="pct"/>
            <w:vAlign w:val="center"/>
          </w:tcPr>
          <w:p w14:paraId="7FD60159" w14:textId="7B6BF817" w:rsidR="008648E1" w:rsidDel="005A31DC" w:rsidRDefault="00F50128">
            <w:pPr>
              <w:rPr>
                <w:del w:id="321" w:author="樱酱 钉宫" w:date="2023-11-12T00:36:00Z"/>
                <w:color w:val="000000" w:themeColor="text1"/>
                <w:kern w:val="0"/>
                <w:sz w:val="20"/>
                <w:szCs w:val="20"/>
              </w:rPr>
            </w:pPr>
            <w:del w:id="322" w:author="樱酱 钉宫" w:date="2023-11-12T00:36:00Z">
              <w:r w:rsidDel="005A31DC">
                <w:rPr>
                  <w:rFonts w:hint="eastAsia"/>
                  <w:color w:val="000000" w:themeColor="text1"/>
                  <w:kern w:val="0"/>
                  <w:sz w:val="20"/>
                  <w:szCs w:val="20"/>
                </w:rPr>
                <w:delText>常亮绿灯</w:delText>
              </w:r>
            </w:del>
          </w:p>
        </w:tc>
        <w:tc>
          <w:tcPr>
            <w:tcW w:w="2841" w:type="pct"/>
            <w:vAlign w:val="center"/>
          </w:tcPr>
          <w:p w14:paraId="4FFEB4E2" w14:textId="048C9CCE" w:rsidR="008648E1" w:rsidDel="005A31DC" w:rsidRDefault="00F50128">
            <w:pPr>
              <w:rPr>
                <w:del w:id="323" w:author="樱酱 钉宫" w:date="2023-11-12T00:36:00Z"/>
                <w:color w:val="000000" w:themeColor="text1"/>
                <w:kern w:val="0"/>
                <w:sz w:val="20"/>
                <w:szCs w:val="20"/>
              </w:rPr>
            </w:pPr>
            <w:del w:id="324" w:author="樱酱 钉宫" w:date="2023-11-12T00:36:00Z">
              <w:r w:rsidDel="005A31DC">
                <w:rPr>
                  <w:rFonts w:hint="eastAsia"/>
                  <w:color w:val="000000" w:themeColor="text1"/>
                  <w:kern w:val="0"/>
                  <w:sz w:val="20"/>
                  <w:szCs w:val="20"/>
                </w:rPr>
                <w:delText>m_steady_green</w:delText>
              </w:r>
            </w:del>
          </w:p>
        </w:tc>
      </w:tr>
      <w:tr w:rsidR="008648E1" w:rsidDel="005A31DC" w14:paraId="71BC7563" w14:textId="3B0E4DE3">
        <w:trPr>
          <w:jc w:val="center"/>
          <w:del w:id="325" w:author="樱酱 钉宫" w:date="2023-11-12T00:36:00Z"/>
        </w:trPr>
        <w:tc>
          <w:tcPr>
            <w:tcW w:w="2159" w:type="pct"/>
            <w:vAlign w:val="center"/>
          </w:tcPr>
          <w:p w14:paraId="1088FA59" w14:textId="00DD2CA0" w:rsidR="008648E1" w:rsidDel="005A31DC" w:rsidRDefault="00F50128">
            <w:pPr>
              <w:rPr>
                <w:del w:id="326" w:author="樱酱 钉宫" w:date="2023-11-12T00:36:00Z"/>
                <w:color w:val="000000" w:themeColor="text1"/>
                <w:kern w:val="0"/>
                <w:sz w:val="20"/>
                <w:szCs w:val="20"/>
              </w:rPr>
            </w:pPr>
            <w:del w:id="327" w:author="樱酱 钉宫" w:date="2023-11-12T00:36:00Z">
              <w:r w:rsidDel="005A31DC">
                <w:rPr>
                  <w:rFonts w:hint="eastAsia"/>
                  <w:color w:val="000000" w:themeColor="text1"/>
                  <w:kern w:val="0"/>
                  <w:sz w:val="20"/>
                  <w:szCs w:val="20"/>
                </w:rPr>
                <w:delText>常亮白灯</w:delText>
              </w:r>
            </w:del>
          </w:p>
        </w:tc>
        <w:tc>
          <w:tcPr>
            <w:tcW w:w="2841" w:type="pct"/>
            <w:vAlign w:val="center"/>
          </w:tcPr>
          <w:p w14:paraId="71F8D2D0" w14:textId="32AD3D1D" w:rsidR="008648E1" w:rsidDel="005A31DC" w:rsidRDefault="00F50128">
            <w:pPr>
              <w:rPr>
                <w:del w:id="328" w:author="樱酱 钉宫" w:date="2023-11-12T00:36:00Z"/>
                <w:color w:val="000000" w:themeColor="text1"/>
                <w:kern w:val="0"/>
                <w:sz w:val="20"/>
                <w:szCs w:val="20"/>
              </w:rPr>
            </w:pPr>
            <w:del w:id="329" w:author="樱酱 钉宫" w:date="2023-11-12T00:36:00Z">
              <w:r w:rsidDel="005A31DC">
                <w:rPr>
                  <w:rFonts w:hint="eastAsia"/>
                  <w:color w:val="000000" w:themeColor="text1"/>
                  <w:kern w:val="0"/>
                  <w:sz w:val="20"/>
                  <w:szCs w:val="20"/>
                </w:rPr>
                <w:delText>m_steady_white</w:delText>
              </w:r>
            </w:del>
          </w:p>
        </w:tc>
      </w:tr>
      <w:tr w:rsidR="008648E1" w:rsidDel="005A31DC" w14:paraId="577ACB11" w14:textId="281A01B9">
        <w:trPr>
          <w:jc w:val="center"/>
          <w:del w:id="330" w:author="樱酱 钉宫" w:date="2023-11-12T00:36:00Z"/>
        </w:trPr>
        <w:tc>
          <w:tcPr>
            <w:tcW w:w="2159" w:type="pct"/>
            <w:vAlign w:val="center"/>
          </w:tcPr>
          <w:p w14:paraId="65F052AB" w14:textId="50ADB6EE" w:rsidR="008648E1" w:rsidDel="005A31DC" w:rsidRDefault="00F50128">
            <w:pPr>
              <w:rPr>
                <w:del w:id="331" w:author="樱酱 钉宫" w:date="2023-11-12T00:36:00Z"/>
                <w:color w:val="000000" w:themeColor="text1"/>
                <w:kern w:val="0"/>
                <w:sz w:val="20"/>
                <w:szCs w:val="20"/>
              </w:rPr>
            </w:pPr>
            <w:del w:id="332" w:author="樱酱 钉宫" w:date="2023-11-12T00:36:00Z">
              <w:r w:rsidDel="005A31DC">
                <w:rPr>
                  <w:rFonts w:hint="eastAsia"/>
                  <w:color w:val="000000" w:themeColor="text1"/>
                  <w:kern w:val="0"/>
                  <w:sz w:val="20"/>
                  <w:szCs w:val="20"/>
                </w:rPr>
                <w:delText>转动指示灯</w:delText>
              </w:r>
            </w:del>
          </w:p>
        </w:tc>
        <w:tc>
          <w:tcPr>
            <w:tcW w:w="2841" w:type="pct"/>
            <w:vAlign w:val="center"/>
          </w:tcPr>
          <w:p w14:paraId="4FA06620" w14:textId="10B919A8" w:rsidR="008648E1" w:rsidDel="005A31DC" w:rsidRDefault="00F50128">
            <w:pPr>
              <w:rPr>
                <w:del w:id="333" w:author="樱酱 钉宫" w:date="2023-11-12T00:36:00Z"/>
                <w:color w:val="000000" w:themeColor="text1"/>
                <w:kern w:val="0"/>
                <w:sz w:val="20"/>
                <w:szCs w:val="20"/>
              </w:rPr>
            </w:pPr>
            <w:del w:id="334" w:author="樱酱 钉宫" w:date="2023-11-12T00:36:00Z">
              <w:r w:rsidDel="005A31DC">
                <w:rPr>
                  <w:rFonts w:hint="eastAsia"/>
                  <w:color w:val="000000" w:themeColor="text1"/>
                  <w:kern w:val="0"/>
                  <w:sz w:val="20"/>
                  <w:szCs w:val="20"/>
                </w:rPr>
                <w:delText>m_rotating_lamp</w:delText>
              </w:r>
            </w:del>
          </w:p>
        </w:tc>
      </w:tr>
      <w:tr w:rsidR="008648E1" w:rsidDel="005A31DC" w14:paraId="75C364CB" w14:textId="309BBADC">
        <w:trPr>
          <w:jc w:val="center"/>
          <w:del w:id="335" w:author="樱酱 钉宫" w:date="2023-11-12T00:36:00Z"/>
        </w:trPr>
        <w:tc>
          <w:tcPr>
            <w:tcW w:w="2159" w:type="pct"/>
            <w:vAlign w:val="center"/>
          </w:tcPr>
          <w:p w14:paraId="1CCD252B" w14:textId="7239A830" w:rsidR="008648E1" w:rsidDel="005A31DC" w:rsidRDefault="00F50128">
            <w:pPr>
              <w:rPr>
                <w:del w:id="336" w:author="樱酱 钉宫" w:date="2023-11-12T00:36:00Z"/>
                <w:color w:val="000000" w:themeColor="text1"/>
                <w:kern w:val="0"/>
                <w:sz w:val="20"/>
                <w:szCs w:val="20"/>
              </w:rPr>
            </w:pPr>
            <w:del w:id="337" w:author="樱酱 钉宫" w:date="2023-11-12T00:36:00Z">
              <w:r w:rsidDel="005A31DC">
                <w:rPr>
                  <w:rFonts w:hint="eastAsia"/>
                  <w:color w:val="000000" w:themeColor="text1"/>
                  <w:kern w:val="0"/>
                  <w:sz w:val="20"/>
                  <w:szCs w:val="20"/>
                </w:rPr>
                <w:delText>LED灯泡</w:delText>
              </w:r>
            </w:del>
          </w:p>
        </w:tc>
        <w:tc>
          <w:tcPr>
            <w:tcW w:w="2841" w:type="pct"/>
            <w:vAlign w:val="center"/>
          </w:tcPr>
          <w:p w14:paraId="05179BDF" w14:textId="07285042" w:rsidR="008648E1" w:rsidDel="005A31DC" w:rsidRDefault="00F50128">
            <w:pPr>
              <w:rPr>
                <w:del w:id="338" w:author="樱酱 钉宫" w:date="2023-11-12T00:36:00Z"/>
                <w:color w:val="000000" w:themeColor="text1"/>
                <w:kern w:val="0"/>
                <w:sz w:val="20"/>
                <w:szCs w:val="20"/>
              </w:rPr>
            </w:pPr>
            <w:del w:id="339" w:author="樱酱 钉宫" w:date="2023-11-12T00:36:00Z">
              <w:r w:rsidDel="005A31DC">
                <w:rPr>
                  <w:rFonts w:hint="eastAsia"/>
                  <w:color w:val="000000" w:themeColor="text1"/>
                  <w:kern w:val="0"/>
                  <w:sz w:val="20"/>
                  <w:szCs w:val="20"/>
                </w:rPr>
                <w:delText>m_lamp</w:delText>
              </w:r>
            </w:del>
          </w:p>
        </w:tc>
      </w:tr>
      <w:tr w:rsidR="008648E1" w:rsidDel="005A31DC" w14:paraId="6C006F42" w14:textId="30BCDC2A">
        <w:trPr>
          <w:jc w:val="center"/>
          <w:del w:id="340" w:author="樱酱 钉宫" w:date="2023-11-12T00:36:00Z"/>
        </w:trPr>
        <w:tc>
          <w:tcPr>
            <w:tcW w:w="2159" w:type="pct"/>
            <w:vAlign w:val="center"/>
          </w:tcPr>
          <w:p w14:paraId="63FEB515" w14:textId="2F74CCA3" w:rsidR="008648E1" w:rsidDel="005A31DC" w:rsidRDefault="00F50128">
            <w:pPr>
              <w:rPr>
                <w:del w:id="341" w:author="樱酱 钉宫" w:date="2023-11-12T00:36:00Z"/>
                <w:color w:val="000000" w:themeColor="text1"/>
                <w:kern w:val="0"/>
                <w:sz w:val="20"/>
                <w:szCs w:val="20"/>
              </w:rPr>
            </w:pPr>
            <w:del w:id="342" w:author="樱酱 钉宫" w:date="2023-11-12T00:36:00Z">
              <w:r w:rsidDel="005A31DC">
                <w:rPr>
                  <w:rFonts w:hint="eastAsia"/>
                  <w:color w:val="000000" w:themeColor="text1"/>
                  <w:kern w:val="0"/>
                  <w:sz w:val="20"/>
                  <w:szCs w:val="20"/>
                </w:rPr>
                <w:delText>风扇</w:delText>
              </w:r>
            </w:del>
          </w:p>
        </w:tc>
        <w:tc>
          <w:tcPr>
            <w:tcW w:w="2841" w:type="pct"/>
            <w:vAlign w:val="center"/>
          </w:tcPr>
          <w:p w14:paraId="3D75D1DA" w14:textId="2D0194F9" w:rsidR="008648E1" w:rsidDel="005A31DC" w:rsidRDefault="00F50128">
            <w:pPr>
              <w:rPr>
                <w:del w:id="343" w:author="樱酱 钉宫" w:date="2023-11-12T00:36:00Z"/>
                <w:color w:val="000000" w:themeColor="text1"/>
                <w:kern w:val="0"/>
                <w:sz w:val="20"/>
                <w:szCs w:val="20"/>
              </w:rPr>
            </w:pPr>
            <w:del w:id="344" w:author="樱酱 钉宫" w:date="2023-11-12T00:36:00Z">
              <w:r w:rsidDel="005A31DC">
                <w:rPr>
                  <w:rFonts w:hint="eastAsia"/>
                  <w:color w:val="000000" w:themeColor="text1"/>
                  <w:kern w:val="0"/>
                  <w:sz w:val="20"/>
                  <w:szCs w:val="20"/>
                </w:rPr>
                <w:delText>m_fan</w:delText>
              </w:r>
            </w:del>
          </w:p>
        </w:tc>
      </w:tr>
      <w:tr w:rsidR="008648E1" w:rsidDel="005A31DC" w14:paraId="3AACC625" w14:textId="0427B641">
        <w:trPr>
          <w:trHeight w:val="90"/>
          <w:jc w:val="center"/>
          <w:del w:id="345" w:author="樱酱 钉宫" w:date="2023-11-12T00:36:00Z"/>
        </w:trPr>
        <w:tc>
          <w:tcPr>
            <w:tcW w:w="2159" w:type="pct"/>
            <w:vAlign w:val="center"/>
          </w:tcPr>
          <w:p w14:paraId="67B939B9" w14:textId="39E7D773" w:rsidR="008648E1" w:rsidDel="005A31DC" w:rsidRDefault="00F50128">
            <w:pPr>
              <w:rPr>
                <w:del w:id="346" w:author="樱酱 钉宫" w:date="2023-11-12T00:36:00Z"/>
                <w:color w:val="000000" w:themeColor="text1"/>
                <w:kern w:val="0"/>
                <w:sz w:val="20"/>
                <w:szCs w:val="20"/>
              </w:rPr>
            </w:pPr>
            <w:del w:id="347" w:author="樱酱 钉宫" w:date="2023-11-12T00:36:00Z">
              <w:r w:rsidDel="005A31DC">
                <w:rPr>
                  <w:rFonts w:hint="eastAsia"/>
                  <w:color w:val="000000" w:themeColor="text1"/>
                  <w:kern w:val="0"/>
                  <w:sz w:val="20"/>
                  <w:szCs w:val="20"/>
                </w:rPr>
                <w:delText>多层指示灯 - 红灯</w:delText>
              </w:r>
            </w:del>
          </w:p>
        </w:tc>
        <w:tc>
          <w:tcPr>
            <w:tcW w:w="2841" w:type="pct"/>
            <w:vAlign w:val="center"/>
          </w:tcPr>
          <w:p w14:paraId="47E86D0F" w14:textId="73C26849" w:rsidR="008648E1" w:rsidDel="005A31DC" w:rsidRDefault="00F50128">
            <w:pPr>
              <w:rPr>
                <w:del w:id="348" w:author="樱酱 钉宫" w:date="2023-11-12T00:36:00Z"/>
                <w:color w:val="000000" w:themeColor="text1"/>
                <w:kern w:val="0"/>
                <w:sz w:val="20"/>
                <w:szCs w:val="20"/>
              </w:rPr>
            </w:pPr>
            <w:del w:id="349" w:author="樱酱 钉宫" w:date="2023-11-12T00:36:00Z">
              <w:r w:rsidDel="005A31DC">
                <w:rPr>
                  <w:rFonts w:hint="eastAsia"/>
                  <w:color w:val="000000" w:themeColor="text1"/>
                  <w:kern w:val="0"/>
                  <w:sz w:val="20"/>
                  <w:szCs w:val="20"/>
                </w:rPr>
                <w:delText>m_multi_red</w:delText>
              </w:r>
            </w:del>
          </w:p>
        </w:tc>
      </w:tr>
      <w:tr w:rsidR="008648E1" w:rsidDel="005A31DC" w14:paraId="3BD38CC7" w14:textId="2E618F6C">
        <w:trPr>
          <w:jc w:val="center"/>
          <w:del w:id="350" w:author="樱酱 钉宫" w:date="2023-11-12T00:36:00Z"/>
        </w:trPr>
        <w:tc>
          <w:tcPr>
            <w:tcW w:w="2159" w:type="pct"/>
            <w:vAlign w:val="center"/>
          </w:tcPr>
          <w:p w14:paraId="113A5049" w14:textId="779180F6" w:rsidR="008648E1" w:rsidDel="005A31DC" w:rsidRDefault="00F50128">
            <w:pPr>
              <w:rPr>
                <w:del w:id="351" w:author="樱酱 钉宫" w:date="2023-11-12T00:36:00Z"/>
                <w:color w:val="000000" w:themeColor="text1"/>
                <w:kern w:val="0"/>
                <w:sz w:val="20"/>
                <w:szCs w:val="20"/>
              </w:rPr>
            </w:pPr>
            <w:del w:id="352" w:author="樱酱 钉宫" w:date="2023-11-12T00:36:00Z">
              <w:r w:rsidDel="005A31DC">
                <w:rPr>
                  <w:rFonts w:hint="eastAsia"/>
                  <w:color w:val="000000" w:themeColor="text1"/>
                  <w:kern w:val="0"/>
                  <w:sz w:val="20"/>
                  <w:szCs w:val="20"/>
                </w:rPr>
                <w:delText>多层指示灯 - 黄灯</w:delText>
              </w:r>
            </w:del>
          </w:p>
        </w:tc>
        <w:tc>
          <w:tcPr>
            <w:tcW w:w="2841" w:type="pct"/>
            <w:vAlign w:val="center"/>
          </w:tcPr>
          <w:p w14:paraId="0526C801" w14:textId="2F781F9D" w:rsidR="008648E1" w:rsidDel="005A31DC" w:rsidRDefault="00F50128">
            <w:pPr>
              <w:rPr>
                <w:del w:id="353" w:author="樱酱 钉宫" w:date="2023-11-12T00:36:00Z"/>
                <w:color w:val="000000" w:themeColor="text1"/>
                <w:kern w:val="0"/>
                <w:sz w:val="20"/>
                <w:szCs w:val="20"/>
              </w:rPr>
            </w:pPr>
            <w:del w:id="354" w:author="樱酱 钉宫" w:date="2023-11-12T00:36:00Z">
              <w:r w:rsidDel="005A31DC">
                <w:rPr>
                  <w:rFonts w:hint="eastAsia"/>
                  <w:color w:val="000000" w:themeColor="text1"/>
                  <w:kern w:val="0"/>
                  <w:sz w:val="20"/>
                  <w:szCs w:val="20"/>
                </w:rPr>
                <w:delText>m_multi_yellow</w:delText>
              </w:r>
            </w:del>
          </w:p>
        </w:tc>
      </w:tr>
      <w:tr w:rsidR="008648E1" w:rsidDel="005A31DC" w14:paraId="38797A67" w14:textId="0DCD56C7">
        <w:trPr>
          <w:jc w:val="center"/>
          <w:del w:id="355" w:author="樱酱 钉宫" w:date="2023-11-12T00:36:00Z"/>
        </w:trPr>
        <w:tc>
          <w:tcPr>
            <w:tcW w:w="2159" w:type="pct"/>
            <w:vAlign w:val="center"/>
          </w:tcPr>
          <w:p w14:paraId="3DCC93E5" w14:textId="21748CD7" w:rsidR="008648E1" w:rsidDel="005A31DC" w:rsidRDefault="00F50128">
            <w:pPr>
              <w:rPr>
                <w:del w:id="356" w:author="樱酱 钉宫" w:date="2023-11-12T00:36:00Z"/>
                <w:color w:val="000000" w:themeColor="text1"/>
                <w:kern w:val="0"/>
                <w:sz w:val="20"/>
                <w:szCs w:val="20"/>
              </w:rPr>
            </w:pPr>
            <w:del w:id="357" w:author="樱酱 钉宫" w:date="2023-11-12T00:36:00Z">
              <w:r w:rsidDel="005A31DC">
                <w:rPr>
                  <w:rFonts w:hint="eastAsia"/>
                  <w:color w:val="000000" w:themeColor="text1"/>
                  <w:kern w:val="0"/>
                  <w:sz w:val="20"/>
                  <w:szCs w:val="20"/>
                </w:rPr>
                <w:delText>多层指示灯 - 绿灯</w:delText>
              </w:r>
            </w:del>
          </w:p>
        </w:tc>
        <w:tc>
          <w:tcPr>
            <w:tcW w:w="2841" w:type="pct"/>
            <w:vAlign w:val="center"/>
          </w:tcPr>
          <w:p w14:paraId="6C529DB8" w14:textId="6AC11EF4" w:rsidR="008648E1" w:rsidDel="005A31DC" w:rsidRDefault="00F50128">
            <w:pPr>
              <w:rPr>
                <w:del w:id="358" w:author="樱酱 钉宫" w:date="2023-11-12T00:36:00Z"/>
                <w:color w:val="000000" w:themeColor="text1"/>
                <w:kern w:val="0"/>
                <w:sz w:val="20"/>
                <w:szCs w:val="20"/>
              </w:rPr>
            </w:pPr>
            <w:del w:id="359" w:author="樱酱 钉宫" w:date="2023-11-12T00:36:00Z">
              <w:r w:rsidDel="005A31DC">
                <w:rPr>
                  <w:rFonts w:hint="eastAsia"/>
                  <w:color w:val="000000" w:themeColor="text1"/>
                  <w:kern w:val="0"/>
                  <w:sz w:val="20"/>
                  <w:szCs w:val="20"/>
                </w:rPr>
                <w:delText>m_multi_green</w:delText>
              </w:r>
            </w:del>
          </w:p>
        </w:tc>
      </w:tr>
      <w:tr w:rsidR="008648E1" w:rsidDel="005A31DC" w14:paraId="340ED093" w14:textId="6942910A">
        <w:trPr>
          <w:jc w:val="center"/>
          <w:del w:id="360" w:author="樱酱 钉宫" w:date="2023-11-12T00:36:00Z"/>
        </w:trPr>
        <w:tc>
          <w:tcPr>
            <w:tcW w:w="2159" w:type="pct"/>
            <w:vAlign w:val="center"/>
          </w:tcPr>
          <w:p w14:paraId="2759A440" w14:textId="01FB2B1E" w:rsidR="008648E1" w:rsidDel="005A31DC" w:rsidRDefault="00F50128">
            <w:pPr>
              <w:rPr>
                <w:del w:id="361" w:author="樱酱 钉宫" w:date="2023-11-12T00:36:00Z"/>
                <w:color w:val="000000" w:themeColor="text1"/>
                <w:kern w:val="0"/>
                <w:sz w:val="20"/>
                <w:szCs w:val="20"/>
              </w:rPr>
            </w:pPr>
            <w:del w:id="362" w:author="樱酱 钉宫" w:date="2023-11-12T00:36:00Z">
              <w:r w:rsidDel="005A31DC">
                <w:rPr>
                  <w:rFonts w:hint="eastAsia"/>
                  <w:color w:val="000000" w:themeColor="text1"/>
                  <w:kern w:val="0"/>
                  <w:sz w:val="20"/>
                  <w:szCs w:val="20"/>
                </w:rPr>
                <w:delText>直流电动推杆 - 前进</w:delText>
              </w:r>
            </w:del>
          </w:p>
        </w:tc>
        <w:tc>
          <w:tcPr>
            <w:tcW w:w="2841" w:type="pct"/>
            <w:vAlign w:val="center"/>
          </w:tcPr>
          <w:p w14:paraId="34FEF521" w14:textId="0CF9E13D" w:rsidR="008648E1" w:rsidDel="005A31DC" w:rsidRDefault="00F50128">
            <w:pPr>
              <w:rPr>
                <w:del w:id="363" w:author="樱酱 钉宫" w:date="2023-11-12T00:36:00Z"/>
                <w:color w:val="000000" w:themeColor="text1"/>
                <w:kern w:val="0"/>
                <w:sz w:val="20"/>
                <w:szCs w:val="20"/>
              </w:rPr>
            </w:pPr>
            <w:del w:id="364" w:author="樱酱 钉宫" w:date="2023-11-12T00:36:00Z">
              <w:r w:rsidDel="005A31DC">
                <w:rPr>
                  <w:rFonts w:hint="eastAsia"/>
                  <w:color w:val="000000" w:themeColor="text1"/>
                  <w:kern w:val="0"/>
                  <w:sz w:val="20"/>
                  <w:szCs w:val="20"/>
                </w:rPr>
                <w:delText>m_pushrod_putt</w:delText>
              </w:r>
            </w:del>
          </w:p>
        </w:tc>
      </w:tr>
      <w:tr w:rsidR="008648E1" w:rsidDel="005A31DC" w14:paraId="522085E1" w14:textId="501AA95C">
        <w:trPr>
          <w:jc w:val="center"/>
          <w:del w:id="365" w:author="樱酱 钉宫" w:date="2023-11-12T00:36:00Z"/>
        </w:trPr>
        <w:tc>
          <w:tcPr>
            <w:tcW w:w="2159" w:type="pct"/>
            <w:vAlign w:val="center"/>
          </w:tcPr>
          <w:p w14:paraId="37646C39" w14:textId="4934DB0F" w:rsidR="008648E1" w:rsidDel="005A31DC" w:rsidRDefault="00F50128">
            <w:pPr>
              <w:rPr>
                <w:del w:id="366" w:author="樱酱 钉宫" w:date="2023-11-12T00:36:00Z"/>
                <w:color w:val="000000" w:themeColor="text1"/>
                <w:kern w:val="0"/>
                <w:sz w:val="20"/>
                <w:szCs w:val="20"/>
              </w:rPr>
            </w:pPr>
            <w:del w:id="367" w:author="樱酱 钉宫" w:date="2023-11-12T00:36:00Z">
              <w:r w:rsidDel="005A31DC">
                <w:rPr>
                  <w:rFonts w:hint="eastAsia"/>
                  <w:color w:val="000000" w:themeColor="text1"/>
                  <w:kern w:val="0"/>
                  <w:sz w:val="20"/>
                  <w:szCs w:val="20"/>
                </w:rPr>
                <w:delText>直流电动推杆 - 后退</w:delText>
              </w:r>
            </w:del>
          </w:p>
        </w:tc>
        <w:tc>
          <w:tcPr>
            <w:tcW w:w="2841" w:type="pct"/>
            <w:vAlign w:val="center"/>
          </w:tcPr>
          <w:p w14:paraId="229891DD" w14:textId="14E5D4A0" w:rsidR="008648E1" w:rsidDel="005A31DC" w:rsidRDefault="00F50128">
            <w:pPr>
              <w:rPr>
                <w:del w:id="368" w:author="樱酱 钉宫" w:date="2023-11-12T00:36:00Z"/>
                <w:color w:val="000000" w:themeColor="text1"/>
                <w:kern w:val="0"/>
                <w:sz w:val="20"/>
                <w:szCs w:val="20"/>
              </w:rPr>
            </w:pPr>
            <w:del w:id="369" w:author="樱酱 钉宫" w:date="2023-11-12T00:36:00Z">
              <w:r w:rsidDel="005A31DC">
                <w:rPr>
                  <w:rFonts w:hint="eastAsia"/>
                  <w:color w:val="000000" w:themeColor="text1"/>
                  <w:kern w:val="0"/>
                  <w:sz w:val="20"/>
                  <w:szCs w:val="20"/>
                </w:rPr>
                <w:delText>m_pushrod_back</w:delText>
              </w:r>
            </w:del>
          </w:p>
        </w:tc>
      </w:tr>
      <w:tr w:rsidR="008648E1" w:rsidDel="005A31DC" w14:paraId="2BE2D0AC" w14:textId="48D5CF2A">
        <w:trPr>
          <w:jc w:val="center"/>
          <w:del w:id="370" w:author="樱酱 钉宫" w:date="2023-11-12T00:36:00Z"/>
        </w:trPr>
        <w:tc>
          <w:tcPr>
            <w:tcW w:w="2159" w:type="pct"/>
            <w:vAlign w:val="center"/>
          </w:tcPr>
          <w:p w14:paraId="44BCE43A" w14:textId="118D30D1" w:rsidR="008648E1" w:rsidDel="005A31DC" w:rsidRDefault="00F50128">
            <w:pPr>
              <w:rPr>
                <w:del w:id="371" w:author="樱酱 钉宫" w:date="2023-11-12T00:36:00Z"/>
                <w:color w:val="000000" w:themeColor="text1"/>
                <w:kern w:val="0"/>
                <w:sz w:val="20"/>
                <w:szCs w:val="20"/>
              </w:rPr>
            </w:pPr>
            <w:del w:id="372" w:author="樱酱 钉宫" w:date="2023-11-12T00:36:00Z">
              <w:r w:rsidDel="005A31DC">
                <w:rPr>
                  <w:rFonts w:hint="eastAsia"/>
                  <w:color w:val="000000" w:themeColor="text1"/>
                  <w:kern w:val="0"/>
                  <w:sz w:val="20"/>
                  <w:szCs w:val="20"/>
                </w:rPr>
                <w:delText>直流电机速度</w:delText>
              </w:r>
            </w:del>
          </w:p>
        </w:tc>
        <w:tc>
          <w:tcPr>
            <w:tcW w:w="2841" w:type="pct"/>
            <w:vAlign w:val="center"/>
          </w:tcPr>
          <w:p w14:paraId="1D8C5698" w14:textId="553AB8F1" w:rsidR="008648E1" w:rsidDel="005A31DC" w:rsidRDefault="00F50128">
            <w:pPr>
              <w:rPr>
                <w:del w:id="373" w:author="樱酱 钉宫" w:date="2023-11-12T00:36:00Z"/>
                <w:color w:val="000000" w:themeColor="text1"/>
                <w:kern w:val="0"/>
                <w:sz w:val="20"/>
                <w:szCs w:val="20"/>
              </w:rPr>
            </w:pPr>
            <w:del w:id="374" w:author="樱酱 钉宫" w:date="2023-11-12T00:36:00Z">
              <w:r w:rsidDel="005A31DC">
                <w:rPr>
                  <w:rFonts w:hint="eastAsia"/>
                  <w:color w:val="000000" w:themeColor="text1"/>
                  <w:kern w:val="0"/>
                  <w:sz w:val="20"/>
                  <w:szCs w:val="20"/>
                </w:rPr>
                <w:delText>m</w:delText>
              </w:r>
              <w:r w:rsidDel="005A31DC">
                <w:rPr>
                  <w:color w:val="000000" w:themeColor="text1"/>
                  <w:kern w:val="0"/>
                  <w:sz w:val="20"/>
                  <w:szCs w:val="20"/>
                </w:rPr>
                <w:delText>_speed</w:delText>
              </w:r>
            </w:del>
          </w:p>
        </w:tc>
      </w:tr>
      <w:tr w:rsidR="008648E1" w:rsidDel="005A31DC" w14:paraId="040027F7" w14:textId="7EEB488B">
        <w:trPr>
          <w:jc w:val="center"/>
          <w:del w:id="375" w:author="樱酱 钉宫" w:date="2023-11-12T00:36:00Z"/>
        </w:trPr>
        <w:tc>
          <w:tcPr>
            <w:tcW w:w="2159" w:type="pct"/>
            <w:vAlign w:val="center"/>
          </w:tcPr>
          <w:p w14:paraId="376C2CF4" w14:textId="61E777F1" w:rsidR="008648E1" w:rsidDel="005A31DC" w:rsidRDefault="00F50128">
            <w:pPr>
              <w:rPr>
                <w:del w:id="376" w:author="樱酱 钉宫" w:date="2023-11-12T00:36:00Z"/>
                <w:color w:val="000000" w:themeColor="text1"/>
                <w:kern w:val="0"/>
                <w:sz w:val="20"/>
                <w:szCs w:val="20"/>
              </w:rPr>
            </w:pPr>
            <w:del w:id="377" w:author="樱酱 钉宫" w:date="2023-11-12T00:36:00Z">
              <w:r w:rsidDel="005A31DC">
                <w:rPr>
                  <w:rFonts w:hint="eastAsia"/>
                  <w:color w:val="000000" w:themeColor="text1"/>
                  <w:kern w:val="0"/>
                  <w:sz w:val="20"/>
                  <w:szCs w:val="20"/>
                </w:rPr>
                <w:delText>ZigBee人体</w:delText>
              </w:r>
            </w:del>
          </w:p>
        </w:tc>
        <w:tc>
          <w:tcPr>
            <w:tcW w:w="2841" w:type="pct"/>
            <w:vAlign w:val="center"/>
          </w:tcPr>
          <w:p w14:paraId="4C0557A5" w14:textId="505F9BDD" w:rsidR="008648E1" w:rsidDel="005A31DC" w:rsidRDefault="00F50128">
            <w:pPr>
              <w:rPr>
                <w:del w:id="378" w:author="樱酱 钉宫" w:date="2023-11-12T00:36:00Z"/>
                <w:color w:val="000000" w:themeColor="text1"/>
                <w:kern w:val="0"/>
                <w:sz w:val="20"/>
                <w:szCs w:val="20"/>
              </w:rPr>
            </w:pPr>
            <w:del w:id="379" w:author="樱酱 钉宫" w:date="2023-11-12T00:36:00Z">
              <w:r w:rsidDel="005A31DC">
                <w:rPr>
                  <w:color w:val="000000" w:themeColor="text1"/>
                  <w:kern w:val="0"/>
                  <w:sz w:val="20"/>
                  <w:szCs w:val="20"/>
                </w:rPr>
                <w:delText>z_body</w:delText>
              </w:r>
            </w:del>
          </w:p>
        </w:tc>
      </w:tr>
      <w:tr w:rsidR="008648E1" w:rsidDel="005A31DC" w14:paraId="5171E30E" w14:textId="5706655E">
        <w:trPr>
          <w:jc w:val="center"/>
          <w:del w:id="380" w:author="樱酱 钉宫" w:date="2023-11-12T00:36:00Z"/>
        </w:trPr>
        <w:tc>
          <w:tcPr>
            <w:tcW w:w="2159" w:type="pct"/>
            <w:vAlign w:val="center"/>
          </w:tcPr>
          <w:p w14:paraId="1509EC1A" w14:textId="7E6372F2" w:rsidR="008648E1" w:rsidDel="005A31DC" w:rsidRDefault="00F50128">
            <w:pPr>
              <w:rPr>
                <w:del w:id="381" w:author="樱酱 钉宫" w:date="2023-11-12T00:36:00Z"/>
                <w:color w:val="000000" w:themeColor="text1"/>
                <w:kern w:val="0"/>
                <w:sz w:val="20"/>
                <w:szCs w:val="20"/>
              </w:rPr>
            </w:pPr>
            <w:del w:id="382" w:author="樱酱 钉宫" w:date="2023-11-12T00:36:00Z">
              <w:r w:rsidDel="005A31DC">
                <w:rPr>
                  <w:rFonts w:hint="eastAsia"/>
                  <w:color w:val="000000" w:themeColor="text1"/>
                  <w:kern w:val="0"/>
                  <w:sz w:val="20"/>
                  <w:szCs w:val="20"/>
                </w:rPr>
                <w:delText>ZigBee温度</w:delText>
              </w:r>
            </w:del>
          </w:p>
        </w:tc>
        <w:tc>
          <w:tcPr>
            <w:tcW w:w="2841" w:type="pct"/>
            <w:vAlign w:val="center"/>
          </w:tcPr>
          <w:p w14:paraId="38B34BDB" w14:textId="5764F48B" w:rsidR="008648E1" w:rsidDel="005A31DC" w:rsidRDefault="00F50128">
            <w:pPr>
              <w:rPr>
                <w:del w:id="383" w:author="樱酱 钉宫" w:date="2023-11-12T00:36:00Z"/>
                <w:color w:val="000000" w:themeColor="text1"/>
                <w:kern w:val="0"/>
                <w:sz w:val="20"/>
                <w:szCs w:val="20"/>
              </w:rPr>
            </w:pPr>
            <w:del w:id="384" w:author="樱酱 钉宫" w:date="2023-11-12T00:36:00Z">
              <w:r w:rsidDel="005A31DC">
                <w:rPr>
                  <w:rFonts w:hint="eastAsia"/>
                  <w:color w:val="000000" w:themeColor="text1"/>
                  <w:kern w:val="0"/>
                  <w:sz w:val="20"/>
                  <w:szCs w:val="20"/>
                </w:rPr>
                <w:delText>z</w:delText>
              </w:r>
              <w:r w:rsidDel="005A31DC">
                <w:rPr>
                  <w:color w:val="000000" w:themeColor="text1"/>
                  <w:kern w:val="0"/>
                  <w:sz w:val="20"/>
                  <w:szCs w:val="20"/>
                </w:rPr>
                <w:delText>_temp</w:delText>
              </w:r>
            </w:del>
          </w:p>
        </w:tc>
      </w:tr>
      <w:tr w:rsidR="008648E1" w:rsidDel="005A31DC" w14:paraId="2361CBB9" w14:textId="344F2AD9">
        <w:trPr>
          <w:jc w:val="center"/>
          <w:del w:id="385" w:author="樱酱 钉宫" w:date="2023-11-12T00:36:00Z"/>
        </w:trPr>
        <w:tc>
          <w:tcPr>
            <w:tcW w:w="2159" w:type="pct"/>
            <w:vAlign w:val="center"/>
          </w:tcPr>
          <w:p w14:paraId="19206967" w14:textId="0A48E2E3" w:rsidR="008648E1" w:rsidDel="005A31DC" w:rsidRDefault="00F50128">
            <w:pPr>
              <w:rPr>
                <w:del w:id="386" w:author="樱酱 钉宫" w:date="2023-11-12T00:36:00Z"/>
                <w:color w:val="000000" w:themeColor="text1"/>
                <w:kern w:val="0"/>
                <w:sz w:val="20"/>
                <w:szCs w:val="20"/>
              </w:rPr>
            </w:pPr>
            <w:del w:id="387" w:author="樱酱 钉宫" w:date="2023-11-12T00:36:00Z">
              <w:r w:rsidDel="005A31DC">
                <w:rPr>
                  <w:rFonts w:hint="eastAsia"/>
                  <w:color w:val="000000" w:themeColor="text1"/>
                  <w:kern w:val="0"/>
                  <w:sz w:val="20"/>
                  <w:szCs w:val="20"/>
                </w:rPr>
                <w:delText>ZigBee湿度</w:delText>
              </w:r>
            </w:del>
          </w:p>
        </w:tc>
        <w:tc>
          <w:tcPr>
            <w:tcW w:w="2841" w:type="pct"/>
            <w:vAlign w:val="center"/>
          </w:tcPr>
          <w:p w14:paraId="0B785BAE" w14:textId="6AF0D603" w:rsidR="008648E1" w:rsidDel="005A31DC" w:rsidRDefault="00F50128">
            <w:pPr>
              <w:rPr>
                <w:del w:id="388" w:author="樱酱 钉宫" w:date="2023-11-12T00:36:00Z"/>
                <w:color w:val="000000" w:themeColor="text1"/>
                <w:kern w:val="0"/>
                <w:sz w:val="20"/>
                <w:szCs w:val="20"/>
              </w:rPr>
            </w:pPr>
            <w:del w:id="389" w:author="樱酱 钉宫" w:date="2023-11-12T00:36:00Z">
              <w:r w:rsidDel="005A31DC">
                <w:rPr>
                  <w:color w:val="000000" w:themeColor="text1"/>
                  <w:kern w:val="0"/>
                  <w:sz w:val="20"/>
                  <w:szCs w:val="20"/>
                </w:rPr>
                <w:delText>z_hum</w:delText>
              </w:r>
            </w:del>
          </w:p>
        </w:tc>
      </w:tr>
      <w:tr w:rsidR="008648E1" w:rsidDel="005A31DC" w14:paraId="1F723D12" w14:textId="00F60654">
        <w:trPr>
          <w:jc w:val="center"/>
          <w:del w:id="390" w:author="樱酱 钉宫" w:date="2023-11-12T00:36:00Z"/>
        </w:trPr>
        <w:tc>
          <w:tcPr>
            <w:tcW w:w="2159" w:type="pct"/>
            <w:vAlign w:val="center"/>
          </w:tcPr>
          <w:p w14:paraId="79D143CE" w14:textId="31B04285" w:rsidR="008648E1" w:rsidDel="005A31DC" w:rsidRDefault="00F50128">
            <w:pPr>
              <w:rPr>
                <w:del w:id="391" w:author="樱酱 钉宫" w:date="2023-11-12T00:36:00Z"/>
                <w:color w:val="000000" w:themeColor="text1"/>
                <w:kern w:val="0"/>
                <w:sz w:val="20"/>
                <w:szCs w:val="20"/>
              </w:rPr>
            </w:pPr>
            <w:del w:id="392" w:author="樱酱 钉宫" w:date="2023-11-12T00:36:00Z">
              <w:r w:rsidDel="005A31DC">
                <w:rPr>
                  <w:rFonts w:hint="eastAsia"/>
                  <w:color w:val="000000" w:themeColor="text1"/>
                  <w:kern w:val="0"/>
                  <w:sz w:val="20"/>
                  <w:szCs w:val="20"/>
                </w:rPr>
                <w:delText>ZigBee光照</w:delText>
              </w:r>
            </w:del>
          </w:p>
        </w:tc>
        <w:tc>
          <w:tcPr>
            <w:tcW w:w="2841" w:type="pct"/>
            <w:vAlign w:val="center"/>
          </w:tcPr>
          <w:p w14:paraId="6C23409A" w14:textId="6F007E31" w:rsidR="008648E1" w:rsidDel="005A31DC" w:rsidRDefault="00F50128">
            <w:pPr>
              <w:rPr>
                <w:del w:id="393" w:author="樱酱 钉宫" w:date="2023-11-12T00:36:00Z"/>
                <w:color w:val="000000" w:themeColor="text1"/>
                <w:kern w:val="0"/>
                <w:sz w:val="20"/>
                <w:szCs w:val="20"/>
              </w:rPr>
            </w:pPr>
            <w:del w:id="394" w:author="樱酱 钉宫" w:date="2023-11-12T00:36:00Z">
              <w:r w:rsidDel="005A31DC">
                <w:rPr>
                  <w:rFonts w:hint="eastAsia"/>
                  <w:color w:val="000000" w:themeColor="text1"/>
                  <w:kern w:val="0"/>
                  <w:sz w:val="20"/>
                  <w:szCs w:val="20"/>
                </w:rPr>
                <w:delText>z</w:delText>
              </w:r>
              <w:r w:rsidDel="005A31DC">
                <w:rPr>
                  <w:color w:val="000000" w:themeColor="text1"/>
                  <w:kern w:val="0"/>
                  <w:sz w:val="20"/>
                  <w:szCs w:val="20"/>
                </w:rPr>
                <w:delText>_light</w:delText>
              </w:r>
            </w:del>
          </w:p>
        </w:tc>
      </w:tr>
      <w:tr w:rsidR="008648E1" w:rsidDel="005A31DC" w14:paraId="5EEE7BEE" w14:textId="757317AA">
        <w:trPr>
          <w:jc w:val="center"/>
          <w:del w:id="395" w:author="樱酱 钉宫" w:date="2023-11-12T00:36:00Z"/>
        </w:trPr>
        <w:tc>
          <w:tcPr>
            <w:tcW w:w="2159" w:type="pct"/>
            <w:vAlign w:val="center"/>
          </w:tcPr>
          <w:p w14:paraId="7C9DAF61" w14:textId="45530EFA" w:rsidR="008648E1" w:rsidDel="005A31DC" w:rsidRDefault="00F50128">
            <w:pPr>
              <w:rPr>
                <w:del w:id="396" w:author="樱酱 钉宫" w:date="2023-11-12T00:36:00Z"/>
                <w:color w:val="000000" w:themeColor="text1"/>
                <w:kern w:val="0"/>
                <w:sz w:val="20"/>
                <w:szCs w:val="20"/>
              </w:rPr>
            </w:pPr>
            <w:del w:id="397" w:author="樱酱 钉宫" w:date="2023-11-12T00:36:00Z">
              <w:r w:rsidDel="005A31DC">
                <w:rPr>
                  <w:rFonts w:hint="eastAsia"/>
                  <w:color w:val="000000" w:themeColor="text1"/>
                  <w:kern w:val="0"/>
                  <w:sz w:val="20"/>
                  <w:szCs w:val="20"/>
                </w:rPr>
                <w:delText>ZigBee火焰</w:delText>
              </w:r>
            </w:del>
          </w:p>
        </w:tc>
        <w:tc>
          <w:tcPr>
            <w:tcW w:w="2841" w:type="pct"/>
            <w:vAlign w:val="center"/>
          </w:tcPr>
          <w:p w14:paraId="485E2642" w14:textId="23AE6C07" w:rsidR="008648E1" w:rsidDel="005A31DC" w:rsidRDefault="00F50128">
            <w:pPr>
              <w:rPr>
                <w:del w:id="398" w:author="樱酱 钉宫" w:date="2023-11-12T00:36:00Z"/>
                <w:color w:val="000000" w:themeColor="text1"/>
                <w:kern w:val="0"/>
                <w:sz w:val="20"/>
                <w:szCs w:val="20"/>
              </w:rPr>
            </w:pPr>
            <w:del w:id="399" w:author="樱酱 钉宫" w:date="2023-11-12T00:36:00Z">
              <w:r w:rsidDel="005A31DC">
                <w:rPr>
                  <w:color w:val="000000" w:themeColor="text1"/>
                  <w:kern w:val="0"/>
                  <w:sz w:val="20"/>
                  <w:szCs w:val="20"/>
                </w:rPr>
                <w:delText>z_fire</w:delText>
              </w:r>
            </w:del>
          </w:p>
        </w:tc>
      </w:tr>
      <w:tr w:rsidR="008648E1" w:rsidDel="005A31DC" w14:paraId="5C21D3C5" w14:textId="6AF48518">
        <w:trPr>
          <w:jc w:val="center"/>
          <w:del w:id="400" w:author="樱酱 钉宫" w:date="2023-11-12T00:36:00Z"/>
        </w:trPr>
        <w:tc>
          <w:tcPr>
            <w:tcW w:w="2159" w:type="pct"/>
            <w:vAlign w:val="center"/>
          </w:tcPr>
          <w:p w14:paraId="7E153E03" w14:textId="2B718A64" w:rsidR="008648E1" w:rsidDel="005A31DC" w:rsidRDefault="00F50128">
            <w:pPr>
              <w:rPr>
                <w:del w:id="401" w:author="樱酱 钉宫" w:date="2023-11-12T00:36:00Z"/>
                <w:color w:val="000000" w:themeColor="text1"/>
                <w:kern w:val="0"/>
                <w:sz w:val="20"/>
                <w:szCs w:val="20"/>
              </w:rPr>
            </w:pPr>
            <w:del w:id="402" w:author="樱酱 钉宫" w:date="2023-11-12T00:36:00Z">
              <w:r w:rsidDel="005A31DC">
                <w:rPr>
                  <w:rFonts w:hint="eastAsia"/>
                  <w:color w:val="000000" w:themeColor="text1"/>
                  <w:kern w:val="0"/>
                  <w:sz w:val="20"/>
                  <w:szCs w:val="20"/>
                </w:rPr>
                <w:delText>ZigBee风扇</w:delText>
              </w:r>
            </w:del>
          </w:p>
        </w:tc>
        <w:tc>
          <w:tcPr>
            <w:tcW w:w="2841" w:type="pct"/>
            <w:vAlign w:val="center"/>
          </w:tcPr>
          <w:p w14:paraId="0FF8F027" w14:textId="78FBB24F" w:rsidR="008648E1" w:rsidDel="005A31DC" w:rsidRDefault="00F50128">
            <w:pPr>
              <w:rPr>
                <w:del w:id="403" w:author="樱酱 钉宫" w:date="2023-11-12T00:36:00Z"/>
                <w:color w:val="000000" w:themeColor="text1"/>
                <w:kern w:val="0"/>
                <w:sz w:val="20"/>
                <w:szCs w:val="20"/>
              </w:rPr>
            </w:pPr>
            <w:del w:id="404" w:author="樱酱 钉宫" w:date="2023-11-12T00:36:00Z">
              <w:r w:rsidDel="005A31DC">
                <w:rPr>
                  <w:color w:val="000000" w:themeColor="text1"/>
                  <w:kern w:val="0"/>
                  <w:sz w:val="20"/>
                  <w:szCs w:val="20"/>
                </w:rPr>
                <w:delText>z_fan</w:delText>
              </w:r>
            </w:del>
          </w:p>
        </w:tc>
      </w:tr>
      <w:tr w:rsidR="008648E1" w:rsidDel="005A31DC" w14:paraId="086AAF1E" w14:textId="0E0371BC">
        <w:trPr>
          <w:jc w:val="center"/>
          <w:del w:id="405" w:author="樱酱 钉宫" w:date="2023-11-12T00:36:00Z"/>
        </w:trPr>
        <w:tc>
          <w:tcPr>
            <w:tcW w:w="2159" w:type="pct"/>
            <w:vAlign w:val="center"/>
          </w:tcPr>
          <w:p w14:paraId="18C610F9" w14:textId="2B080D3B" w:rsidR="008648E1" w:rsidDel="005A31DC" w:rsidRDefault="00F50128">
            <w:pPr>
              <w:rPr>
                <w:del w:id="406" w:author="樱酱 钉宫" w:date="2023-11-12T00:36:00Z"/>
                <w:color w:val="000000" w:themeColor="text1"/>
                <w:kern w:val="0"/>
                <w:sz w:val="20"/>
                <w:szCs w:val="20"/>
              </w:rPr>
            </w:pPr>
            <w:del w:id="407" w:author="樱酱 钉宫" w:date="2023-11-12T00:36:00Z">
              <w:r w:rsidDel="005A31DC">
                <w:rPr>
                  <w:rFonts w:hint="eastAsia"/>
                  <w:color w:val="000000" w:themeColor="text1"/>
                  <w:kern w:val="0"/>
                  <w:sz w:val="20"/>
                  <w:szCs w:val="20"/>
                </w:rPr>
                <w:delText>ZigBee灯泡</w:delText>
              </w:r>
            </w:del>
          </w:p>
        </w:tc>
        <w:tc>
          <w:tcPr>
            <w:tcW w:w="2841" w:type="pct"/>
            <w:vAlign w:val="center"/>
          </w:tcPr>
          <w:p w14:paraId="0185E339" w14:textId="14AEB932" w:rsidR="008648E1" w:rsidDel="005A31DC" w:rsidRDefault="00F50128">
            <w:pPr>
              <w:rPr>
                <w:del w:id="408" w:author="樱酱 钉宫" w:date="2023-11-12T00:36:00Z"/>
                <w:color w:val="000000" w:themeColor="text1"/>
                <w:kern w:val="0"/>
                <w:sz w:val="20"/>
                <w:szCs w:val="20"/>
              </w:rPr>
            </w:pPr>
            <w:del w:id="409" w:author="樱酱 钉宫" w:date="2023-11-12T00:36:00Z">
              <w:r w:rsidDel="005A31DC">
                <w:rPr>
                  <w:color w:val="000000" w:themeColor="text1"/>
                  <w:kern w:val="0"/>
                  <w:sz w:val="20"/>
                  <w:szCs w:val="20"/>
                </w:rPr>
                <w:delText>z_lamp</w:delText>
              </w:r>
            </w:del>
          </w:p>
        </w:tc>
      </w:tr>
    </w:tbl>
    <w:p w14:paraId="7FCCC838" w14:textId="75B8BACF" w:rsidR="008648E1" w:rsidDel="005A31DC" w:rsidRDefault="00F50128">
      <w:pPr>
        <w:tabs>
          <w:tab w:val="left" w:pos="420"/>
        </w:tabs>
        <w:spacing w:before="120" w:line="400" w:lineRule="exact"/>
        <w:rPr>
          <w:del w:id="410" w:author="樱酱 钉宫" w:date="2023-11-12T00:36:00Z"/>
          <w:color w:val="000000" w:themeColor="text1"/>
        </w:rPr>
      </w:pPr>
      <w:del w:id="411" w:author="樱酱 钉宫" w:date="2023-11-12T00:36:00Z">
        <w:r w:rsidDel="005A31DC">
          <w:rPr>
            <w:color w:val="000000" w:themeColor="text1"/>
          </w:rPr>
          <w:tab/>
        </w:r>
        <w:r w:rsidDel="005A31DC">
          <w:rPr>
            <w:color w:val="000000" w:themeColor="text1"/>
          </w:rPr>
          <w:tab/>
        </w:r>
        <w:r w:rsidDel="005A31DC">
          <w:rPr>
            <w:rFonts w:ascii="宋体" w:eastAsia="宋体" w:hAnsi="宋体" w:cs="宋体" w:hint="eastAsia"/>
            <w:color w:val="000000" w:themeColor="text1"/>
            <w:sz w:val="24"/>
            <w:szCs w:val="24"/>
          </w:rPr>
          <w:delText>硬件设备未出现在此表中，由参赛选手自行设置参数。</w:delText>
        </w:r>
      </w:del>
    </w:p>
    <w:p w14:paraId="6E2A0C22" w14:textId="40CDDBEC" w:rsidR="008648E1" w:rsidDel="005A31DC" w:rsidRDefault="00F50128">
      <w:pPr>
        <w:pStyle w:val="4"/>
        <w:spacing w:before="160" w:after="160" w:line="360" w:lineRule="auto"/>
        <w:rPr>
          <w:del w:id="412" w:author="樱酱 钉宫" w:date="2023-11-12T00:36:00Z"/>
          <w:rFonts w:ascii="宋体" w:eastAsia="宋体" w:hAnsi="宋体" w:cs="宋体"/>
          <w:color w:val="000000" w:themeColor="text1"/>
          <w:sz w:val="24"/>
          <w:szCs w:val="24"/>
        </w:rPr>
      </w:pPr>
      <w:del w:id="413" w:author="樱酱 钉宫" w:date="2023-11-12T00:36:00Z">
        <w:r w:rsidDel="005A31DC">
          <w:rPr>
            <w:rFonts w:ascii="宋体" w:eastAsia="宋体" w:hAnsi="宋体" w:cs="宋体" w:hint="eastAsia"/>
            <w:color w:val="000000" w:themeColor="text1"/>
            <w:sz w:val="24"/>
            <w:szCs w:val="24"/>
          </w:rPr>
          <w:delText>3、ZigBee模块的烧写与配置</w:delText>
        </w:r>
      </w:del>
    </w:p>
    <w:p w14:paraId="5E205947" w14:textId="643511AD" w:rsidR="008648E1" w:rsidDel="005A31DC" w:rsidRDefault="00F50128">
      <w:pPr>
        <w:rPr>
          <w:del w:id="414" w:author="樱酱 钉宫" w:date="2023-11-12T00:36:00Z"/>
          <w:rStyle w:val="513pt1"/>
          <w:rFonts w:ascii="宋体" w:eastAsia="宋体" w:hAnsi="宋体" w:cs="宋体"/>
          <w:color w:val="000000" w:themeColor="text1"/>
          <w:sz w:val="24"/>
          <w:szCs w:val="24"/>
          <w:lang w:val="en-US"/>
        </w:rPr>
      </w:pPr>
      <w:del w:id="415" w:author="樱酱 钉宫" w:date="2023-11-12T00:36:00Z">
        <w:r w:rsidDel="005A31DC">
          <w:rPr>
            <w:rStyle w:val="513pt1"/>
            <w:rFonts w:ascii="宋体" w:eastAsia="宋体" w:hAnsi="宋体" w:cs="宋体" w:hint="eastAsia"/>
            <w:color w:val="000000" w:themeColor="text1"/>
            <w:sz w:val="24"/>
            <w:szCs w:val="24"/>
            <w:lang w:val="en-US"/>
          </w:rPr>
          <w:delText>任务要求：</w:delText>
        </w:r>
      </w:del>
    </w:p>
    <w:p w14:paraId="1A0DEC69" w14:textId="54C470C5" w:rsidR="008648E1" w:rsidDel="005A31DC" w:rsidRDefault="00F50128">
      <w:pPr>
        <w:numPr>
          <w:ilvl w:val="0"/>
          <w:numId w:val="1"/>
        </w:numPr>
        <w:spacing w:line="400" w:lineRule="exact"/>
        <w:ind w:left="839"/>
        <w:rPr>
          <w:del w:id="416" w:author="樱酱 钉宫" w:date="2023-11-12T00:36:00Z"/>
          <w:rFonts w:ascii="宋体" w:eastAsia="宋体" w:hAnsi="宋体" w:cs="宋体"/>
          <w:color w:val="000000" w:themeColor="text1"/>
          <w:sz w:val="24"/>
          <w:szCs w:val="24"/>
          <w:lang w:val="zh-Hans"/>
        </w:rPr>
      </w:pPr>
      <w:del w:id="417" w:author="樱酱 钉宫" w:date="2023-11-12T00:36:00Z">
        <w:r w:rsidDel="005A31DC">
          <w:rPr>
            <w:rFonts w:ascii="宋体" w:eastAsia="宋体" w:hAnsi="宋体" w:cs="宋体" w:hint="eastAsia"/>
            <w:color w:val="000000" w:themeColor="text1"/>
            <w:sz w:val="24"/>
            <w:szCs w:val="24"/>
          </w:rPr>
          <w:delText>参赛选手</w:delText>
        </w:r>
        <w:r w:rsidDel="005A31DC">
          <w:rPr>
            <w:rFonts w:ascii="宋体" w:eastAsia="宋体" w:hAnsi="宋体" w:cs="宋体" w:hint="eastAsia"/>
            <w:color w:val="000000" w:themeColor="text1"/>
            <w:sz w:val="24"/>
            <w:szCs w:val="24"/>
            <w:lang w:val="zh-Hans" w:eastAsia="zh-Hans"/>
          </w:rPr>
          <w:delText>参考</w:delText>
        </w:r>
        <w:r w:rsidDel="005A31DC">
          <w:rPr>
            <w:rFonts w:ascii="宋体" w:eastAsia="宋体" w:hAnsi="宋体" w:cs="宋体" w:hint="eastAsia"/>
            <w:color w:val="000000" w:themeColor="text1"/>
            <w:sz w:val="24"/>
            <w:szCs w:val="24"/>
          </w:rPr>
          <w:delText>下表</w:delText>
        </w:r>
        <w:r w:rsidDel="005A31DC">
          <w:rPr>
            <w:rFonts w:ascii="宋体" w:eastAsia="宋体" w:hAnsi="宋体" w:cs="宋体" w:hint="eastAsia"/>
            <w:color w:val="000000" w:themeColor="text1"/>
            <w:sz w:val="24"/>
            <w:szCs w:val="24"/>
            <w:lang w:val="zh-Hans" w:eastAsia="zh-Hans"/>
          </w:rPr>
          <w:delText>所给定的参数配置任务要求，根据任务要求完成对主控器、传感器模块、继电器模块的参数配置</w:delText>
        </w:r>
        <w:r w:rsidDel="005A31DC">
          <w:rPr>
            <w:rFonts w:ascii="宋体" w:eastAsia="宋体" w:hAnsi="宋体" w:cs="宋体" w:hint="eastAsia"/>
            <w:color w:val="000000" w:themeColor="text1"/>
            <w:sz w:val="24"/>
            <w:szCs w:val="24"/>
            <w:lang w:val="zh-Hans"/>
          </w:rPr>
          <w:delText>。</w:delText>
        </w:r>
      </w:del>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326"/>
        <w:gridCol w:w="3693"/>
      </w:tblGrid>
      <w:tr w:rsidR="008648E1" w:rsidDel="005A31DC" w14:paraId="32BDD9E4" w14:textId="30BCF1EC">
        <w:trPr>
          <w:trHeight w:val="453"/>
          <w:jc w:val="center"/>
          <w:del w:id="418" w:author="樱酱 钉宫" w:date="2023-11-12T00:36:00Z"/>
        </w:trPr>
        <w:tc>
          <w:tcPr>
            <w:tcW w:w="1072" w:type="pct"/>
            <w:tcBorders>
              <w:bottom w:val="single" w:sz="4" w:space="0" w:color="auto"/>
            </w:tcBorders>
            <w:shd w:val="clear" w:color="auto" w:fill="B4C6E7" w:themeFill="accent1" w:themeFillTint="66"/>
            <w:vAlign w:val="center"/>
          </w:tcPr>
          <w:p w14:paraId="2333360A" w14:textId="6927D335" w:rsidR="008648E1" w:rsidDel="005A31DC" w:rsidRDefault="00F50128">
            <w:pPr>
              <w:jc w:val="center"/>
              <w:rPr>
                <w:del w:id="419" w:author="樱酱 钉宫" w:date="2023-11-12T00:36:00Z"/>
                <w:b/>
                <w:bCs/>
                <w:color w:val="000000" w:themeColor="text1"/>
              </w:rPr>
            </w:pPr>
            <w:del w:id="420" w:author="樱酱 钉宫" w:date="2023-11-12T00:36:00Z">
              <w:r w:rsidDel="005A31DC">
                <w:rPr>
                  <w:rFonts w:hint="eastAsia"/>
                  <w:b/>
                  <w:bCs/>
                  <w:color w:val="000000" w:themeColor="text1"/>
                </w:rPr>
                <w:delText>设备</w:delText>
              </w:r>
            </w:del>
          </w:p>
        </w:tc>
        <w:tc>
          <w:tcPr>
            <w:tcW w:w="1518" w:type="pct"/>
            <w:tcBorders>
              <w:bottom w:val="single" w:sz="4" w:space="0" w:color="auto"/>
            </w:tcBorders>
            <w:shd w:val="clear" w:color="auto" w:fill="B4C6E7" w:themeFill="accent1" w:themeFillTint="66"/>
            <w:vAlign w:val="center"/>
          </w:tcPr>
          <w:p w14:paraId="7EACD274" w14:textId="716353FC" w:rsidR="008648E1" w:rsidDel="005A31DC" w:rsidRDefault="00F50128">
            <w:pPr>
              <w:jc w:val="center"/>
              <w:rPr>
                <w:del w:id="421" w:author="樱酱 钉宫" w:date="2023-11-12T00:36:00Z"/>
                <w:b/>
                <w:bCs/>
                <w:color w:val="000000" w:themeColor="text1"/>
              </w:rPr>
            </w:pPr>
            <w:del w:id="422" w:author="樱酱 钉宫" w:date="2023-11-12T00:36:00Z">
              <w:r w:rsidDel="005A31DC">
                <w:rPr>
                  <w:rFonts w:hint="eastAsia"/>
                  <w:b/>
                  <w:bCs/>
                  <w:color w:val="000000" w:themeColor="text1"/>
                </w:rPr>
                <w:delText>参数</w:delText>
              </w:r>
            </w:del>
          </w:p>
        </w:tc>
        <w:tc>
          <w:tcPr>
            <w:tcW w:w="2410" w:type="pct"/>
            <w:tcBorders>
              <w:bottom w:val="single" w:sz="4" w:space="0" w:color="auto"/>
            </w:tcBorders>
            <w:shd w:val="clear" w:color="auto" w:fill="B4C6E7" w:themeFill="accent1" w:themeFillTint="66"/>
            <w:vAlign w:val="center"/>
          </w:tcPr>
          <w:p w14:paraId="4712AE84" w14:textId="4AE43B1F" w:rsidR="008648E1" w:rsidDel="005A31DC" w:rsidRDefault="00F50128">
            <w:pPr>
              <w:jc w:val="center"/>
              <w:rPr>
                <w:del w:id="423" w:author="樱酱 钉宫" w:date="2023-11-12T00:36:00Z"/>
                <w:b/>
                <w:bCs/>
                <w:color w:val="000000" w:themeColor="text1"/>
              </w:rPr>
            </w:pPr>
            <w:del w:id="424" w:author="樱酱 钉宫" w:date="2023-11-12T00:36:00Z">
              <w:r w:rsidDel="005A31DC">
                <w:rPr>
                  <w:rFonts w:hint="eastAsia"/>
                  <w:b/>
                  <w:bCs/>
                  <w:color w:val="000000" w:themeColor="text1"/>
                </w:rPr>
                <w:delText>值</w:delText>
              </w:r>
            </w:del>
          </w:p>
        </w:tc>
      </w:tr>
      <w:tr w:rsidR="008648E1" w:rsidDel="005A31DC" w14:paraId="0F9BB6C3" w14:textId="1296201B">
        <w:trPr>
          <w:trHeight w:val="463"/>
          <w:jc w:val="center"/>
          <w:del w:id="425" w:author="樱酱 钉宫" w:date="2023-11-12T00:36:00Z"/>
        </w:trPr>
        <w:tc>
          <w:tcPr>
            <w:tcW w:w="1072" w:type="pct"/>
            <w:vMerge w:val="restart"/>
            <w:shd w:val="clear" w:color="auto" w:fill="FFFFFF"/>
            <w:vAlign w:val="center"/>
          </w:tcPr>
          <w:p w14:paraId="385CD4CC" w14:textId="3561C9B6" w:rsidR="008648E1" w:rsidDel="005A31DC" w:rsidRDefault="00F50128">
            <w:pPr>
              <w:jc w:val="center"/>
              <w:rPr>
                <w:del w:id="426" w:author="樱酱 钉宫" w:date="2023-11-12T00:36:00Z"/>
                <w:color w:val="000000" w:themeColor="text1"/>
              </w:rPr>
            </w:pPr>
            <w:del w:id="427" w:author="樱酱 钉宫" w:date="2023-11-12T00:36:00Z">
              <w:r w:rsidDel="005A31DC">
                <w:rPr>
                  <w:rFonts w:cs="微软雅黑" w:hint="eastAsia"/>
                  <w:color w:val="000000" w:themeColor="text1"/>
                </w:rPr>
                <w:delText>所有模块</w:delText>
              </w:r>
            </w:del>
          </w:p>
        </w:tc>
        <w:tc>
          <w:tcPr>
            <w:tcW w:w="1518" w:type="pct"/>
            <w:shd w:val="clear" w:color="auto" w:fill="FFFFFF"/>
            <w:vAlign w:val="center"/>
          </w:tcPr>
          <w:p w14:paraId="5C5C6F33" w14:textId="52093A1E" w:rsidR="008648E1" w:rsidDel="005A31DC" w:rsidRDefault="00F50128">
            <w:pPr>
              <w:rPr>
                <w:del w:id="428" w:author="樱酱 钉宫" w:date="2023-11-12T00:36:00Z"/>
                <w:color w:val="000000" w:themeColor="text1"/>
              </w:rPr>
            </w:pPr>
            <w:del w:id="429" w:author="樱酱 钉宫" w:date="2023-11-12T00:36:00Z">
              <w:r w:rsidDel="005A31DC">
                <w:rPr>
                  <w:rFonts w:cs="微软雅黑" w:hint="eastAsia"/>
                  <w:color w:val="000000" w:themeColor="text1"/>
                </w:rPr>
                <w:delText>网络号</w:delText>
              </w:r>
              <w:r w:rsidDel="005A31DC">
                <w:rPr>
                  <w:rFonts w:cs="Malgun Gothic Semilight" w:hint="eastAsia"/>
                  <w:color w:val="000000" w:themeColor="text1"/>
                </w:rPr>
                <w:delText>（</w:delText>
              </w:r>
              <w:r w:rsidDel="005A31DC">
                <w:rPr>
                  <w:color w:val="000000" w:themeColor="text1"/>
                </w:rPr>
                <w:delText>PanID）</w:delText>
              </w:r>
            </w:del>
          </w:p>
        </w:tc>
        <w:tc>
          <w:tcPr>
            <w:tcW w:w="2410" w:type="pct"/>
            <w:shd w:val="clear" w:color="auto" w:fill="FFFFFF"/>
            <w:vAlign w:val="center"/>
          </w:tcPr>
          <w:p w14:paraId="6122D03E" w14:textId="255A41AC" w:rsidR="008648E1" w:rsidDel="005A31DC" w:rsidRDefault="00F50128">
            <w:pPr>
              <w:rPr>
                <w:del w:id="430" w:author="樱酱 钉宫" w:date="2023-11-12T00:36:00Z"/>
                <w:color w:val="000000" w:themeColor="text1"/>
              </w:rPr>
            </w:pPr>
            <w:del w:id="431" w:author="樱酱 钉宫" w:date="2023-11-12T00:36:00Z">
              <w:r w:rsidDel="005A31DC">
                <w:rPr>
                  <w:color w:val="000000" w:themeColor="text1"/>
                </w:rPr>
                <w:delText>1000+</w:delText>
              </w:r>
              <w:r w:rsidDel="005A31DC">
                <w:rPr>
                  <w:rStyle w:val="210pt"/>
                  <w:rFonts w:ascii="宋体" w:eastAsia="宋体" w:hAnsi="宋体"/>
                  <w:color w:val="000000" w:themeColor="text1"/>
                </w:rPr>
                <w:delText>【工位号】</w:delText>
              </w:r>
              <w:r w:rsidDel="005A31DC">
                <w:rPr>
                  <w:rStyle w:val="210pt"/>
                  <w:rFonts w:ascii="宋体" w:eastAsia="宋体" w:hAnsi="宋体" w:hint="eastAsia"/>
                  <w:color w:val="000000" w:themeColor="text1"/>
                </w:rPr>
                <w:delText>*</w:delText>
              </w:r>
              <w:r w:rsidDel="005A31DC">
                <w:rPr>
                  <w:rStyle w:val="210pt"/>
                  <w:rFonts w:ascii="宋体" w:eastAsia="宋体" w:hAnsi="宋体"/>
                  <w:color w:val="000000" w:themeColor="text1"/>
                </w:rPr>
                <w:delText>10</w:delText>
              </w:r>
            </w:del>
          </w:p>
        </w:tc>
      </w:tr>
      <w:tr w:rsidR="008648E1" w:rsidDel="005A31DC" w14:paraId="4A3EE56E" w14:textId="777BE429">
        <w:trPr>
          <w:trHeight w:val="463"/>
          <w:jc w:val="center"/>
          <w:del w:id="432" w:author="樱酱 钉宫" w:date="2023-11-12T00:36:00Z"/>
        </w:trPr>
        <w:tc>
          <w:tcPr>
            <w:tcW w:w="1072" w:type="pct"/>
            <w:vMerge/>
            <w:shd w:val="clear" w:color="auto" w:fill="FFFFFF"/>
            <w:vAlign w:val="center"/>
          </w:tcPr>
          <w:p w14:paraId="63BF2151" w14:textId="245A5D43" w:rsidR="008648E1" w:rsidDel="005A31DC" w:rsidRDefault="008648E1">
            <w:pPr>
              <w:jc w:val="center"/>
              <w:rPr>
                <w:del w:id="433" w:author="樱酱 钉宫" w:date="2023-11-12T00:36:00Z"/>
                <w:color w:val="000000" w:themeColor="text1"/>
              </w:rPr>
            </w:pPr>
          </w:p>
        </w:tc>
        <w:tc>
          <w:tcPr>
            <w:tcW w:w="1518" w:type="pct"/>
            <w:shd w:val="clear" w:color="auto" w:fill="FFFFFF"/>
            <w:vAlign w:val="center"/>
          </w:tcPr>
          <w:p w14:paraId="366E0F65" w14:textId="0CD798FD" w:rsidR="008648E1" w:rsidDel="005A31DC" w:rsidRDefault="00F50128">
            <w:pPr>
              <w:rPr>
                <w:del w:id="434" w:author="樱酱 钉宫" w:date="2023-11-12T00:36:00Z"/>
                <w:color w:val="000000" w:themeColor="text1"/>
              </w:rPr>
            </w:pPr>
            <w:del w:id="435" w:author="樱酱 钉宫" w:date="2023-11-12T00:36:00Z">
              <w:r w:rsidDel="005A31DC">
                <w:rPr>
                  <w:rFonts w:cs="微软雅黑" w:hint="eastAsia"/>
                  <w:color w:val="000000" w:themeColor="text1"/>
                </w:rPr>
                <w:delText>信道号</w:delText>
              </w:r>
              <w:r w:rsidDel="005A31DC">
                <w:rPr>
                  <w:rFonts w:cs="Malgun Gothic Semilight" w:hint="eastAsia"/>
                  <w:color w:val="000000" w:themeColor="text1"/>
                </w:rPr>
                <w:delText>（</w:delText>
              </w:r>
              <w:r w:rsidDel="005A31DC">
                <w:rPr>
                  <w:color w:val="000000" w:themeColor="text1"/>
                </w:rPr>
                <w:delText>Channel）</w:delText>
              </w:r>
            </w:del>
          </w:p>
        </w:tc>
        <w:tc>
          <w:tcPr>
            <w:tcW w:w="2410" w:type="pct"/>
            <w:shd w:val="clear" w:color="auto" w:fill="FFFFFF"/>
            <w:vAlign w:val="center"/>
          </w:tcPr>
          <w:p w14:paraId="37516FE8" w14:textId="26E698AD" w:rsidR="008648E1" w:rsidDel="005A31DC" w:rsidRDefault="00F50128">
            <w:pPr>
              <w:rPr>
                <w:del w:id="436" w:author="樱酱 钉宫" w:date="2023-11-12T00:36:00Z"/>
                <w:color w:val="000000" w:themeColor="text1"/>
              </w:rPr>
            </w:pPr>
            <w:del w:id="437" w:author="樱酱 钉宫" w:date="2023-11-12T00:36:00Z">
              <w:r w:rsidDel="005A31DC">
                <w:rPr>
                  <w:rFonts w:cs="微软雅黑" w:hint="eastAsia"/>
                  <w:color w:val="000000" w:themeColor="text1"/>
                </w:rPr>
                <w:delText>自行设定</w:delText>
              </w:r>
            </w:del>
          </w:p>
        </w:tc>
      </w:tr>
      <w:tr w:rsidR="008648E1" w:rsidDel="005A31DC" w14:paraId="22176472" w14:textId="749C30C1">
        <w:trPr>
          <w:trHeight w:val="463"/>
          <w:jc w:val="center"/>
          <w:del w:id="438" w:author="樱酱 钉宫" w:date="2023-11-12T00:36:00Z"/>
        </w:trPr>
        <w:tc>
          <w:tcPr>
            <w:tcW w:w="1072" w:type="pct"/>
            <w:vMerge/>
            <w:shd w:val="clear" w:color="auto" w:fill="FFFFFF"/>
            <w:vAlign w:val="center"/>
          </w:tcPr>
          <w:p w14:paraId="69F4981B" w14:textId="66ECE563" w:rsidR="008648E1" w:rsidDel="005A31DC" w:rsidRDefault="008648E1">
            <w:pPr>
              <w:jc w:val="center"/>
              <w:rPr>
                <w:del w:id="439" w:author="樱酱 钉宫" w:date="2023-11-12T00:36:00Z"/>
                <w:color w:val="000000" w:themeColor="text1"/>
              </w:rPr>
            </w:pPr>
          </w:p>
        </w:tc>
        <w:tc>
          <w:tcPr>
            <w:tcW w:w="1518" w:type="pct"/>
            <w:shd w:val="clear" w:color="auto" w:fill="FFFFFF"/>
            <w:vAlign w:val="center"/>
          </w:tcPr>
          <w:p w14:paraId="677C3A45" w14:textId="261BCD43" w:rsidR="008648E1" w:rsidDel="005A31DC" w:rsidRDefault="00F50128">
            <w:pPr>
              <w:rPr>
                <w:del w:id="440" w:author="樱酱 钉宫" w:date="2023-11-12T00:36:00Z"/>
                <w:color w:val="000000" w:themeColor="text1"/>
              </w:rPr>
            </w:pPr>
            <w:del w:id="441" w:author="樱酱 钉宫" w:date="2023-11-12T00:36:00Z">
              <w:r w:rsidDel="005A31DC">
                <w:rPr>
                  <w:rFonts w:cs="微软雅黑" w:hint="eastAsia"/>
                  <w:color w:val="000000" w:themeColor="text1"/>
                </w:rPr>
                <w:delText>序列号</w:delText>
              </w:r>
            </w:del>
          </w:p>
        </w:tc>
        <w:tc>
          <w:tcPr>
            <w:tcW w:w="2410" w:type="pct"/>
            <w:shd w:val="clear" w:color="auto" w:fill="FFFFFF"/>
            <w:vAlign w:val="center"/>
          </w:tcPr>
          <w:p w14:paraId="23D44993" w14:textId="38677910" w:rsidR="008648E1" w:rsidDel="005A31DC" w:rsidRDefault="00F50128">
            <w:pPr>
              <w:rPr>
                <w:del w:id="442" w:author="樱酱 钉宫" w:date="2023-11-12T00:36:00Z"/>
                <w:color w:val="000000" w:themeColor="text1"/>
              </w:rPr>
            </w:pPr>
            <w:del w:id="443" w:author="樱酱 钉宫" w:date="2023-11-12T00:36:00Z">
              <w:r w:rsidDel="005A31DC">
                <w:rPr>
                  <w:rFonts w:cs="微软雅黑" w:hint="eastAsia"/>
                  <w:color w:val="000000" w:themeColor="text1"/>
                </w:rPr>
                <w:delText>自行设定</w:delText>
              </w:r>
            </w:del>
          </w:p>
        </w:tc>
      </w:tr>
    </w:tbl>
    <w:p w14:paraId="76752D4C" w14:textId="0AF860E2" w:rsidR="008648E1" w:rsidDel="005A31DC" w:rsidRDefault="00F50128">
      <w:pPr>
        <w:pStyle w:val="4"/>
        <w:spacing w:before="160" w:after="160" w:line="360" w:lineRule="auto"/>
        <w:rPr>
          <w:del w:id="444" w:author="樱酱 钉宫" w:date="2023-11-12T00:36:00Z"/>
          <w:rFonts w:ascii="宋体" w:eastAsia="宋体" w:hAnsi="宋体" w:cs="宋体"/>
          <w:color w:val="000000" w:themeColor="text1"/>
          <w:sz w:val="24"/>
          <w:szCs w:val="24"/>
        </w:rPr>
      </w:pPr>
      <w:del w:id="445" w:author="樱酱 钉宫" w:date="2023-11-12T00:36:00Z">
        <w:r w:rsidDel="005A31DC">
          <w:rPr>
            <w:rFonts w:ascii="宋体" w:eastAsia="宋体" w:hAnsi="宋体" w:cs="宋体" w:hint="eastAsia"/>
            <w:color w:val="000000" w:themeColor="text1"/>
            <w:sz w:val="24"/>
            <w:szCs w:val="24"/>
          </w:rPr>
          <w:delText>4、Lora通讯设备的安装配置</w:delText>
        </w:r>
      </w:del>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61"/>
        <w:gridCol w:w="11"/>
        <w:gridCol w:w="5232"/>
      </w:tblGrid>
      <w:tr w:rsidR="008648E1" w:rsidDel="005A31DC" w14:paraId="7CEF4889" w14:textId="0A5F2F53">
        <w:trPr>
          <w:trHeight w:val="385"/>
          <w:jc w:val="center"/>
          <w:del w:id="446" w:author="樱酱 钉宫" w:date="2023-11-12T00:36:00Z"/>
        </w:trPr>
        <w:tc>
          <w:tcPr>
            <w:tcW w:w="1413" w:type="dxa"/>
            <w:shd w:val="clear" w:color="auto" w:fill="B4C6E7" w:themeFill="accent1" w:themeFillTint="66"/>
            <w:vAlign w:val="center"/>
          </w:tcPr>
          <w:p w14:paraId="0857AC2E" w14:textId="031D6DEC" w:rsidR="008648E1" w:rsidDel="005A31DC" w:rsidRDefault="00F50128">
            <w:pPr>
              <w:jc w:val="center"/>
              <w:rPr>
                <w:del w:id="447" w:author="樱酱 钉宫" w:date="2023-11-12T00:36:00Z"/>
                <w:b/>
                <w:bCs/>
                <w:color w:val="000000" w:themeColor="text1"/>
                <w:sz w:val="28"/>
                <w:szCs w:val="28"/>
              </w:rPr>
            </w:pPr>
            <w:del w:id="448" w:author="樱酱 钉宫" w:date="2023-11-12T00:36:00Z">
              <w:r w:rsidDel="005A31DC">
                <w:rPr>
                  <w:rFonts w:hint="eastAsia"/>
                  <w:b/>
                  <w:bCs/>
                  <w:color w:val="000000" w:themeColor="text1"/>
                  <w:sz w:val="28"/>
                  <w:szCs w:val="28"/>
                </w:rPr>
                <w:delText>设备</w:delText>
              </w:r>
            </w:del>
          </w:p>
        </w:tc>
        <w:tc>
          <w:tcPr>
            <w:tcW w:w="1572" w:type="dxa"/>
            <w:gridSpan w:val="2"/>
            <w:shd w:val="clear" w:color="auto" w:fill="B4C6E7" w:themeFill="accent1" w:themeFillTint="66"/>
            <w:vAlign w:val="center"/>
          </w:tcPr>
          <w:p w14:paraId="26752606" w14:textId="1A93C317" w:rsidR="008648E1" w:rsidDel="005A31DC" w:rsidRDefault="00F50128">
            <w:pPr>
              <w:jc w:val="center"/>
              <w:rPr>
                <w:del w:id="449" w:author="樱酱 钉宫" w:date="2023-11-12T00:36:00Z"/>
                <w:b/>
                <w:bCs/>
                <w:color w:val="000000" w:themeColor="text1"/>
                <w:sz w:val="28"/>
                <w:szCs w:val="28"/>
              </w:rPr>
            </w:pPr>
            <w:del w:id="450" w:author="樱酱 钉宫" w:date="2023-11-12T00:36:00Z">
              <w:r w:rsidDel="005A31DC">
                <w:rPr>
                  <w:rFonts w:hint="eastAsia"/>
                  <w:b/>
                  <w:bCs/>
                  <w:color w:val="000000" w:themeColor="text1"/>
                  <w:sz w:val="28"/>
                  <w:szCs w:val="28"/>
                </w:rPr>
                <w:delText>配置项</w:delText>
              </w:r>
            </w:del>
          </w:p>
        </w:tc>
        <w:tc>
          <w:tcPr>
            <w:tcW w:w="5232" w:type="dxa"/>
            <w:shd w:val="clear" w:color="auto" w:fill="B4C6E7" w:themeFill="accent1" w:themeFillTint="66"/>
            <w:vAlign w:val="center"/>
          </w:tcPr>
          <w:p w14:paraId="77406854" w14:textId="498B91A4" w:rsidR="008648E1" w:rsidDel="005A31DC" w:rsidRDefault="00F50128">
            <w:pPr>
              <w:jc w:val="center"/>
              <w:rPr>
                <w:del w:id="451" w:author="樱酱 钉宫" w:date="2023-11-12T00:36:00Z"/>
                <w:b/>
                <w:bCs/>
                <w:color w:val="000000" w:themeColor="text1"/>
                <w:sz w:val="28"/>
                <w:szCs w:val="28"/>
              </w:rPr>
            </w:pPr>
            <w:del w:id="452" w:author="樱酱 钉宫" w:date="2023-11-12T00:36:00Z">
              <w:r w:rsidDel="005A31DC">
                <w:rPr>
                  <w:rFonts w:hint="eastAsia"/>
                  <w:b/>
                  <w:bCs/>
                  <w:color w:val="000000" w:themeColor="text1"/>
                  <w:sz w:val="28"/>
                  <w:szCs w:val="28"/>
                </w:rPr>
                <w:delText>配置值</w:delText>
              </w:r>
            </w:del>
          </w:p>
        </w:tc>
      </w:tr>
      <w:tr w:rsidR="008648E1" w:rsidDel="005A31DC" w14:paraId="40B808E9" w14:textId="3995D112">
        <w:trPr>
          <w:trHeight w:val="877"/>
          <w:jc w:val="center"/>
          <w:del w:id="453" w:author="樱酱 钉宫" w:date="2023-11-12T00:36:00Z"/>
        </w:trPr>
        <w:tc>
          <w:tcPr>
            <w:tcW w:w="1413" w:type="dxa"/>
            <w:vMerge w:val="restart"/>
            <w:shd w:val="clear" w:color="auto" w:fill="auto"/>
            <w:vAlign w:val="center"/>
          </w:tcPr>
          <w:p w14:paraId="02BEB0E0" w14:textId="3908C044" w:rsidR="008648E1" w:rsidDel="005A31DC" w:rsidRDefault="00F50128">
            <w:pPr>
              <w:jc w:val="center"/>
              <w:rPr>
                <w:del w:id="454" w:author="樱酱 钉宫" w:date="2023-11-12T00:36:00Z"/>
                <w:color w:val="000000" w:themeColor="text1"/>
              </w:rPr>
            </w:pPr>
            <w:del w:id="455" w:author="樱酱 钉宫" w:date="2023-11-12T00:36:00Z">
              <w:r w:rsidDel="005A31DC">
                <w:rPr>
                  <w:rFonts w:hint="eastAsia"/>
                  <w:color w:val="000000" w:themeColor="text1"/>
                </w:rPr>
                <w:delText>LoRa网关</w:delText>
              </w:r>
            </w:del>
          </w:p>
        </w:tc>
        <w:tc>
          <w:tcPr>
            <w:tcW w:w="1572" w:type="dxa"/>
            <w:gridSpan w:val="2"/>
            <w:shd w:val="clear" w:color="auto" w:fill="auto"/>
            <w:vAlign w:val="center"/>
          </w:tcPr>
          <w:p w14:paraId="689433A6" w14:textId="57B42512" w:rsidR="008648E1" w:rsidDel="005A31DC" w:rsidRDefault="00F50128">
            <w:pPr>
              <w:jc w:val="center"/>
              <w:rPr>
                <w:del w:id="456" w:author="樱酱 钉宫" w:date="2023-11-12T00:36:00Z"/>
                <w:color w:val="000000" w:themeColor="text1"/>
              </w:rPr>
            </w:pPr>
            <w:del w:id="457" w:author="樱酱 钉宫" w:date="2023-11-12T00:36:00Z">
              <w:r w:rsidDel="005A31DC">
                <w:rPr>
                  <w:rFonts w:hint="eastAsia"/>
                  <w:color w:val="000000" w:themeColor="text1"/>
                </w:rPr>
                <w:delText>设备标识符</w:delText>
              </w:r>
            </w:del>
          </w:p>
        </w:tc>
        <w:tc>
          <w:tcPr>
            <w:tcW w:w="5232" w:type="dxa"/>
            <w:shd w:val="clear" w:color="auto" w:fill="auto"/>
            <w:vAlign w:val="center"/>
          </w:tcPr>
          <w:p w14:paraId="188E62F1" w14:textId="1B61165A" w:rsidR="008648E1" w:rsidDel="005A31DC" w:rsidRDefault="00F50128">
            <w:pPr>
              <w:rPr>
                <w:del w:id="458" w:author="樱酱 钉宫" w:date="2023-11-12T00:36:00Z"/>
                <w:color w:val="000000" w:themeColor="text1"/>
              </w:rPr>
            </w:pPr>
            <w:del w:id="459" w:author="樱酱 钉宫" w:date="2023-11-12T00:36:00Z">
              <w:r w:rsidDel="005A31DC">
                <w:rPr>
                  <w:rFonts w:hint="eastAsia"/>
                  <w:color w:val="000000" w:themeColor="text1"/>
                </w:rPr>
                <w:delText>LoRaGate+【两位工位号】</w:delText>
              </w:r>
            </w:del>
          </w:p>
          <w:p w14:paraId="297676CB" w14:textId="0DEF8A35" w:rsidR="008648E1" w:rsidDel="005A31DC" w:rsidRDefault="00F50128">
            <w:pPr>
              <w:rPr>
                <w:del w:id="460" w:author="樱酱 钉宫" w:date="2023-11-12T00:36:00Z"/>
                <w:color w:val="000000" w:themeColor="text1"/>
              </w:rPr>
            </w:pPr>
            <w:del w:id="461" w:author="樱酱 钉宫" w:date="2023-11-12T00:36:00Z">
              <w:r w:rsidDel="005A31DC">
                <w:rPr>
                  <w:rFonts w:hint="eastAsia"/>
                  <w:color w:val="000000" w:themeColor="text1"/>
                </w:rPr>
                <w:delText>例如：8号工位设备标识符为 LoRaGate08</w:delText>
              </w:r>
            </w:del>
          </w:p>
        </w:tc>
      </w:tr>
      <w:tr w:rsidR="008648E1" w:rsidDel="005A31DC" w14:paraId="231216AB" w14:textId="75CEC99A">
        <w:trPr>
          <w:trHeight w:val="367"/>
          <w:jc w:val="center"/>
          <w:del w:id="462" w:author="樱酱 钉宫" w:date="2023-11-12T00:36:00Z"/>
        </w:trPr>
        <w:tc>
          <w:tcPr>
            <w:tcW w:w="1413" w:type="dxa"/>
            <w:vMerge/>
            <w:shd w:val="clear" w:color="auto" w:fill="auto"/>
            <w:vAlign w:val="center"/>
          </w:tcPr>
          <w:p w14:paraId="6F3AB134" w14:textId="438273C2" w:rsidR="008648E1" w:rsidDel="005A31DC" w:rsidRDefault="008648E1">
            <w:pPr>
              <w:jc w:val="center"/>
              <w:rPr>
                <w:del w:id="463" w:author="樱酱 钉宫" w:date="2023-11-12T00:36:00Z"/>
                <w:color w:val="000000" w:themeColor="text1"/>
              </w:rPr>
            </w:pPr>
          </w:p>
        </w:tc>
        <w:tc>
          <w:tcPr>
            <w:tcW w:w="1572" w:type="dxa"/>
            <w:gridSpan w:val="2"/>
            <w:shd w:val="clear" w:color="auto" w:fill="auto"/>
            <w:vAlign w:val="center"/>
          </w:tcPr>
          <w:p w14:paraId="39ACFA92" w14:textId="50A0713C" w:rsidR="008648E1" w:rsidDel="005A31DC" w:rsidRDefault="00F50128">
            <w:pPr>
              <w:jc w:val="center"/>
              <w:rPr>
                <w:del w:id="464" w:author="樱酱 钉宫" w:date="2023-11-12T00:36:00Z"/>
                <w:color w:val="000000" w:themeColor="text1"/>
              </w:rPr>
            </w:pPr>
            <w:del w:id="465" w:author="樱酱 钉宫" w:date="2023-11-12T00:36:00Z">
              <w:r w:rsidDel="005A31DC">
                <w:rPr>
                  <w:rFonts w:hint="eastAsia"/>
                  <w:color w:val="000000" w:themeColor="text1"/>
                </w:rPr>
                <w:delText>设备数量</w:delText>
              </w:r>
            </w:del>
          </w:p>
        </w:tc>
        <w:tc>
          <w:tcPr>
            <w:tcW w:w="5232" w:type="dxa"/>
            <w:shd w:val="clear" w:color="auto" w:fill="auto"/>
            <w:vAlign w:val="center"/>
          </w:tcPr>
          <w:p w14:paraId="3C15956C" w14:textId="403614F5" w:rsidR="008648E1" w:rsidDel="005A31DC" w:rsidRDefault="00F50128">
            <w:pPr>
              <w:rPr>
                <w:del w:id="466" w:author="樱酱 钉宫" w:date="2023-11-12T00:36:00Z"/>
                <w:color w:val="000000" w:themeColor="text1"/>
              </w:rPr>
            </w:pPr>
            <w:del w:id="467" w:author="樱酱 钉宫" w:date="2023-11-12T00:36:00Z">
              <w:r w:rsidDel="005A31DC">
                <w:rPr>
                  <w:color w:val="000000" w:themeColor="text1"/>
                </w:rPr>
                <w:delText>1</w:delText>
              </w:r>
            </w:del>
          </w:p>
        </w:tc>
      </w:tr>
      <w:tr w:rsidR="008648E1" w:rsidDel="005A31DC" w14:paraId="42F275EF" w14:textId="3CCC1EEB">
        <w:trPr>
          <w:trHeight w:val="303"/>
          <w:jc w:val="center"/>
          <w:del w:id="468" w:author="樱酱 钉宫" w:date="2023-11-12T00:36:00Z"/>
        </w:trPr>
        <w:tc>
          <w:tcPr>
            <w:tcW w:w="1413" w:type="dxa"/>
            <w:vMerge/>
            <w:shd w:val="clear" w:color="auto" w:fill="auto"/>
            <w:vAlign w:val="center"/>
          </w:tcPr>
          <w:p w14:paraId="07FC6E13" w14:textId="1919078B" w:rsidR="008648E1" w:rsidDel="005A31DC" w:rsidRDefault="008648E1">
            <w:pPr>
              <w:jc w:val="center"/>
              <w:rPr>
                <w:del w:id="469" w:author="樱酱 钉宫" w:date="2023-11-12T00:36:00Z"/>
                <w:color w:val="000000" w:themeColor="text1"/>
              </w:rPr>
            </w:pPr>
          </w:p>
        </w:tc>
        <w:tc>
          <w:tcPr>
            <w:tcW w:w="1572" w:type="dxa"/>
            <w:gridSpan w:val="2"/>
            <w:shd w:val="clear" w:color="auto" w:fill="auto"/>
            <w:vAlign w:val="center"/>
          </w:tcPr>
          <w:p w14:paraId="7A177B1B" w14:textId="58D12567" w:rsidR="008648E1" w:rsidDel="005A31DC" w:rsidRDefault="00F50128">
            <w:pPr>
              <w:jc w:val="center"/>
              <w:rPr>
                <w:del w:id="470" w:author="樱酱 钉宫" w:date="2023-11-12T00:36:00Z"/>
                <w:color w:val="000000" w:themeColor="text1"/>
              </w:rPr>
            </w:pPr>
            <w:del w:id="471" w:author="樱酱 钉宫" w:date="2023-11-12T00:36:00Z">
              <w:r w:rsidDel="005A31DC">
                <w:rPr>
                  <w:rFonts w:hint="eastAsia"/>
                  <w:color w:val="000000" w:themeColor="text1"/>
                </w:rPr>
                <w:delText>设备频率</w:delText>
              </w:r>
            </w:del>
          </w:p>
        </w:tc>
        <w:tc>
          <w:tcPr>
            <w:tcW w:w="5232" w:type="dxa"/>
            <w:shd w:val="clear" w:color="auto" w:fill="auto"/>
            <w:vAlign w:val="center"/>
          </w:tcPr>
          <w:p w14:paraId="71DAC174" w14:textId="6FC738A5" w:rsidR="008648E1" w:rsidDel="005A31DC" w:rsidRDefault="00F50128">
            <w:pPr>
              <w:spacing w:line="288" w:lineRule="auto"/>
              <w:rPr>
                <w:del w:id="472" w:author="樱酱 钉宫" w:date="2023-11-12T00:36:00Z"/>
                <w:color w:val="000000" w:themeColor="text1"/>
              </w:rPr>
            </w:pPr>
            <w:del w:id="473" w:author="樱酱 钉宫" w:date="2023-11-12T00:36:00Z">
              <w:r w:rsidDel="005A31DC">
                <w:rPr>
                  <w:rFonts w:hint="eastAsia"/>
                  <w:color w:val="000000" w:themeColor="text1"/>
                </w:rPr>
                <w:delText>4200+【工位号】*</w:delText>
              </w:r>
              <w:r w:rsidDel="005A31DC">
                <w:rPr>
                  <w:color w:val="000000" w:themeColor="text1"/>
                </w:rPr>
                <w:delText>5</w:delText>
              </w:r>
              <w:r w:rsidDel="005A31DC">
                <w:rPr>
                  <w:rFonts w:hint="eastAsia"/>
                  <w:color w:val="000000" w:themeColor="text1"/>
                </w:rPr>
                <w:delText>，</w:delText>
              </w:r>
            </w:del>
          </w:p>
          <w:p w14:paraId="703C68B6" w14:textId="0D7857CF" w:rsidR="008648E1" w:rsidDel="005A31DC" w:rsidRDefault="00F50128">
            <w:pPr>
              <w:spacing w:line="288" w:lineRule="auto"/>
              <w:rPr>
                <w:del w:id="474" w:author="樱酱 钉宫" w:date="2023-11-12T00:36:00Z"/>
                <w:color w:val="000000" w:themeColor="text1"/>
              </w:rPr>
            </w:pPr>
            <w:del w:id="475" w:author="樱酱 钉宫" w:date="2023-11-12T00:36:00Z">
              <w:r w:rsidDel="005A31DC">
                <w:rPr>
                  <w:rFonts w:hint="eastAsia"/>
                  <w:color w:val="000000" w:themeColor="text1"/>
                </w:rPr>
                <w:delText>如1号工位4200+</w:delText>
              </w:r>
              <w:r w:rsidDel="005A31DC">
                <w:rPr>
                  <w:color w:val="000000" w:themeColor="text1"/>
                </w:rPr>
                <w:delText>5</w:delText>
              </w:r>
              <w:r w:rsidDel="005A31DC">
                <w:rPr>
                  <w:rFonts w:hint="eastAsia"/>
                  <w:color w:val="000000" w:themeColor="text1"/>
                </w:rPr>
                <w:delText>=42</w:delText>
              </w:r>
              <w:r w:rsidDel="005A31DC">
                <w:rPr>
                  <w:color w:val="000000" w:themeColor="text1"/>
                </w:rPr>
                <w:delText>05</w:delText>
              </w:r>
            </w:del>
          </w:p>
          <w:p w14:paraId="588A0BC5" w14:textId="07ED7C74" w:rsidR="008648E1" w:rsidDel="005A31DC" w:rsidRDefault="00F50128">
            <w:pPr>
              <w:rPr>
                <w:del w:id="476" w:author="樱酱 钉宫" w:date="2023-11-12T00:36:00Z"/>
                <w:color w:val="000000" w:themeColor="text1"/>
              </w:rPr>
            </w:pPr>
            <w:del w:id="477" w:author="樱酱 钉宫" w:date="2023-11-12T00:36:00Z">
              <w:r w:rsidDel="005A31DC">
                <w:rPr>
                  <w:rFonts w:hint="eastAsia"/>
                  <w:color w:val="000000" w:themeColor="text1"/>
                </w:rPr>
                <w:delText>2号工位4200+2×</w:delText>
              </w:r>
              <w:r w:rsidDel="005A31DC">
                <w:rPr>
                  <w:color w:val="000000" w:themeColor="text1"/>
                </w:rPr>
                <w:delText>5</w:delText>
              </w:r>
              <w:r w:rsidDel="005A31DC">
                <w:rPr>
                  <w:rFonts w:hint="eastAsia"/>
                  <w:color w:val="000000" w:themeColor="text1"/>
                </w:rPr>
                <w:delText>=42</w:delText>
              </w:r>
              <w:r w:rsidDel="005A31DC">
                <w:rPr>
                  <w:color w:val="000000" w:themeColor="text1"/>
                </w:rPr>
                <w:delText>1</w:delText>
              </w:r>
              <w:r w:rsidDel="005A31DC">
                <w:rPr>
                  <w:rFonts w:hint="eastAsia"/>
                  <w:color w:val="000000" w:themeColor="text1"/>
                </w:rPr>
                <w:delText>0</w:delText>
              </w:r>
            </w:del>
          </w:p>
        </w:tc>
      </w:tr>
      <w:tr w:rsidR="008648E1" w:rsidDel="005A31DC" w14:paraId="2E776378" w14:textId="6DC787B4">
        <w:trPr>
          <w:trHeight w:val="267"/>
          <w:jc w:val="center"/>
          <w:del w:id="478" w:author="樱酱 钉宫" w:date="2023-11-12T00:36:00Z"/>
        </w:trPr>
        <w:tc>
          <w:tcPr>
            <w:tcW w:w="1413" w:type="dxa"/>
            <w:vMerge/>
            <w:shd w:val="clear" w:color="auto" w:fill="auto"/>
            <w:vAlign w:val="center"/>
          </w:tcPr>
          <w:p w14:paraId="6AA324D8" w14:textId="7DCB00B9" w:rsidR="008648E1" w:rsidDel="005A31DC" w:rsidRDefault="008648E1">
            <w:pPr>
              <w:jc w:val="center"/>
              <w:rPr>
                <w:del w:id="479" w:author="樱酱 钉宫" w:date="2023-11-12T00:36:00Z"/>
                <w:color w:val="000000" w:themeColor="text1"/>
              </w:rPr>
            </w:pPr>
          </w:p>
        </w:tc>
        <w:tc>
          <w:tcPr>
            <w:tcW w:w="1572" w:type="dxa"/>
            <w:gridSpan w:val="2"/>
            <w:shd w:val="clear" w:color="auto" w:fill="auto"/>
            <w:vAlign w:val="center"/>
          </w:tcPr>
          <w:p w14:paraId="0FC95634" w14:textId="48A6E95A" w:rsidR="008648E1" w:rsidDel="005A31DC" w:rsidRDefault="00F50128">
            <w:pPr>
              <w:jc w:val="center"/>
              <w:rPr>
                <w:del w:id="480" w:author="樱酱 钉宫" w:date="2023-11-12T00:36:00Z"/>
                <w:color w:val="000000" w:themeColor="text1"/>
              </w:rPr>
            </w:pPr>
            <w:del w:id="481" w:author="樱酱 钉宫" w:date="2023-11-12T00:36:00Z">
              <w:r w:rsidDel="005A31DC">
                <w:rPr>
                  <w:rFonts w:hint="eastAsia"/>
                  <w:color w:val="000000" w:themeColor="text1"/>
                </w:rPr>
                <w:delText>网络ID</w:delText>
              </w:r>
            </w:del>
          </w:p>
        </w:tc>
        <w:tc>
          <w:tcPr>
            <w:tcW w:w="5232" w:type="dxa"/>
            <w:shd w:val="clear" w:color="auto" w:fill="auto"/>
            <w:vAlign w:val="center"/>
          </w:tcPr>
          <w:p w14:paraId="39FCB34D" w14:textId="78D06535" w:rsidR="008648E1" w:rsidDel="005A31DC" w:rsidRDefault="00F50128">
            <w:pPr>
              <w:rPr>
                <w:del w:id="482" w:author="樱酱 钉宫" w:date="2023-11-12T00:36:00Z"/>
                <w:color w:val="000000" w:themeColor="text1"/>
              </w:rPr>
            </w:pPr>
            <w:del w:id="483" w:author="樱酱 钉宫" w:date="2023-11-12T00:36:00Z">
              <w:r w:rsidDel="005A31DC">
                <w:rPr>
                  <w:rFonts w:hint="eastAsia"/>
                  <w:color w:val="000000" w:themeColor="text1"/>
                </w:rPr>
                <w:delText>自行设置</w:delText>
              </w:r>
            </w:del>
          </w:p>
        </w:tc>
      </w:tr>
      <w:tr w:rsidR="008648E1" w:rsidDel="005A31DC" w14:paraId="5439C059" w14:textId="26FF4C2F">
        <w:trPr>
          <w:jc w:val="center"/>
          <w:del w:id="484" w:author="樱酱 钉宫" w:date="2023-11-12T00:36:00Z"/>
        </w:trPr>
        <w:tc>
          <w:tcPr>
            <w:tcW w:w="1413" w:type="dxa"/>
            <w:vMerge w:val="restart"/>
            <w:shd w:val="clear" w:color="auto" w:fill="auto"/>
            <w:vAlign w:val="center"/>
          </w:tcPr>
          <w:p w14:paraId="352FCBE9" w14:textId="1791AB27" w:rsidR="008648E1" w:rsidDel="005A31DC" w:rsidRDefault="00F50128">
            <w:pPr>
              <w:spacing w:line="288" w:lineRule="auto"/>
              <w:jc w:val="center"/>
              <w:rPr>
                <w:del w:id="485" w:author="樱酱 钉宫" w:date="2023-11-12T00:36:00Z"/>
                <w:color w:val="000000" w:themeColor="text1"/>
              </w:rPr>
            </w:pPr>
            <w:del w:id="486" w:author="樱酱 钉宫" w:date="2023-11-12T00:36:00Z">
              <w:r w:rsidDel="005A31DC">
                <w:rPr>
                  <w:rFonts w:hint="eastAsia"/>
                  <w:color w:val="000000" w:themeColor="text1"/>
                </w:rPr>
                <w:delText>NS</w:delText>
              </w:r>
              <w:r w:rsidDel="005A31DC">
                <w:rPr>
                  <w:color w:val="000000" w:themeColor="text1"/>
                </w:rPr>
                <w:delText>1</w:delText>
              </w:r>
            </w:del>
          </w:p>
        </w:tc>
        <w:tc>
          <w:tcPr>
            <w:tcW w:w="1561" w:type="dxa"/>
            <w:shd w:val="clear" w:color="auto" w:fill="auto"/>
          </w:tcPr>
          <w:p w14:paraId="05AE70E8" w14:textId="54F3F8A9" w:rsidR="008648E1" w:rsidDel="005A31DC" w:rsidRDefault="00F50128">
            <w:pPr>
              <w:spacing w:line="288" w:lineRule="auto"/>
              <w:rPr>
                <w:del w:id="487" w:author="樱酱 钉宫" w:date="2023-11-12T00:36:00Z"/>
                <w:color w:val="000000" w:themeColor="text1"/>
              </w:rPr>
            </w:pPr>
            <w:del w:id="488" w:author="樱酱 钉宫" w:date="2023-11-12T00:36:00Z">
              <w:r w:rsidDel="005A31DC">
                <w:rPr>
                  <w:rFonts w:hint="eastAsia"/>
                  <w:color w:val="000000" w:themeColor="text1"/>
                </w:rPr>
                <w:delText>参数</w:delText>
              </w:r>
            </w:del>
          </w:p>
        </w:tc>
        <w:tc>
          <w:tcPr>
            <w:tcW w:w="5243" w:type="dxa"/>
            <w:gridSpan w:val="2"/>
            <w:shd w:val="clear" w:color="auto" w:fill="auto"/>
            <w:vAlign w:val="center"/>
          </w:tcPr>
          <w:p w14:paraId="102E1DCB" w14:textId="7FA639AB" w:rsidR="008648E1" w:rsidDel="005A31DC" w:rsidRDefault="00F50128">
            <w:pPr>
              <w:spacing w:line="288" w:lineRule="auto"/>
              <w:rPr>
                <w:del w:id="489" w:author="樱酱 钉宫" w:date="2023-11-12T00:36:00Z"/>
                <w:color w:val="000000" w:themeColor="text1"/>
              </w:rPr>
            </w:pPr>
            <w:del w:id="490" w:author="樱酱 钉宫" w:date="2023-11-12T00:36:00Z">
              <w:r w:rsidDel="005A31DC">
                <w:rPr>
                  <w:rFonts w:hint="eastAsia"/>
                  <w:color w:val="000000" w:themeColor="text1"/>
                </w:rPr>
                <w:delText>二氧化碳</w:delText>
              </w:r>
            </w:del>
          </w:p>
        </w:tc>
      </w:tr>
      <w:tr w:rsidR="008648E1" w:rsidDel="005A31DC" w14:paraId="6804790C" w14:textId="08B77D6B">
        <w:trPr>
          <w:jc w:val="center"/>
          <w:del w:id="491" w:author="樱酱 钉宫" w:date="2023-11-12T00:36:00Z"/>
        </w:trPr>
        <w:tc>
          <w:tcPr>
            <w:tcW w:w="1413" w:type="dxa"/>
            <w:vMerge/>
            <w:shd w:val="clear" w:color="auto" w:fill="auto"/>
            <w:vAlign w:val="center"/>
          </w:tcPr>
          <w:p w14:paraId="4694FABC" w14:textId="2B1A72AE" w:rsidR="008648E1" w:rsidDel="005A31DC" w:rsidRDefault="008648E1">
            <w:pPr>
              <w:spacing w:line="288" w:lineRule="auto"/>
              <w:jc w:val="center"/>
              <w:rPr>
                <w:del w:id="492" w:author="樱酱 钉宫" w:date="2023-11-12T00:36:00Z"/>
                <w:color w:val="000000" w:themeColor="text1"/>
              </w:rPr>
            </w:pPr>
          </w:p>
        </w:tc>
        <w:tc>
          <w:tcPr>
            <w:tcW w:w="1561" w:type="dxa"/>
            <w:shd w:val="clear" w:color="auto" w:fill="auto"/>
          </w:tcPr>
          <w:p w14:paraId="5C63E76B" w14:textId="2723EF60" w:rsidR="008648E1" w:rsidDel="005A31DC" w:rsidRDefault="00F50128">
            <w:pPr>
              <w:spacing w:line="288" w:lineRule="auto"/>
              <w:rPr>
                <w:del w:id="493" w:author="樱酱 钉宫" w:date="2023-11-12T00:36:00Z"/>
                <w:color w:val="000000" w:themeColor="text1"/>
              </w:rPr>
            </w:pPr>
            <w:del w:id="494" w:author="樱酱 钉宫" w:date="2023-11-12T00:36:00Z">
              <w:r w:rsidDel="005A31DC">
                <w:rPr>
                  <w:rFonts w:hint="eastAsia"/>
                  <w:color w:val="000000" w:themeColor="text1"/>
                </w:rPr>
                <w:delText>标识</w:delText>
              </w:r>
            </w:del>
          </w:p>
        </w:tc>
        <w:tc>
          <w:tcPr>
            <w:tcW w:w="5243" w:type="dxa"/>
            <w:gridSpan w:val="2"/>
            <w:shd w:val="clear" w:color="auto" w:fill="auto"/>
            <w:vAlign w:val="center"/>
          </w:tcPr>
          <w:p w14:paraId="7FB1EE00" w14:textId="11B5DBA1" w:rsidR="008648E1" w:rsidDel="005A31DC" w:rsidRDefault="00F50128">
            <w:pPr>
              <w:spacing w:line="288" w:lineRule="auto"/>
              <w:rPr>
                <w:del w:id="495" w:author="樱酱 钉宫" w:date="2023-11-12T00:36:00Z"/>
                <w:color w:val="000000" w:themeColor="text1"/>
                <w:shd w:val="clear" w:color="auto" w:fill="F5F5F5"/>
              </w:rPr>
            </w:pPr>
            <w:del w:id="496" w:author="樱酱 钉宫" w:date="2023-11-12T00:36:00Z">
              <w:r w:rsidDel="005A31DC">
                <w:rPr>
                  <w:color w:val="000000" w:themeColor="text1"/>
                  <w:shd w:val="clear" w:color="auto" w:fill="F5F5F5"/>
                </w:rPr>
                <w:delText>l_co2</w:delText>
              </w:r>
            </w:del>
          </w:p>
        </w:tc>
      </w:tr>
      <w:tr w:rsidR="008648E1" w:rsidDel="005A31DC" w14:paraId="17340361" w14:textId="040C9EA1">
        <w:trPr>
          <w:jc w:val="center"/>
          <w:del w:id="497" w:author="樱酱 钉宫" w:date="2023-11-12T00:36:00Z"/>
        </w:trPr>
        <w:tc>
          <w:tcPr>
            <w:tcW w:w="1413" w:type="dxa"/>
            <w:vMerge/>
            <w:shd w:val="clear" w:color="auto" w:fill="auto"/>
          </w:tcPr>
          <w:p w14:paraId="0EA4B5BA" w14:textId="025321C1" w:rsidR="008648E1" w:rsidDel="005A31DC" w:rsidRDefault="008648E1">
            <w:pPr>
              <w:spacing w:line="288" w:lineRule="auto"/>
              <w:jc w:val="center"/>
              <w:rPr>
                <w:del w:id="498" w:author="樱酱 钉宫" w:date="2023-11-12T00:36:00Z"/>
                <w:color w:val="000000" w:themeColor="text1"/>
              </w:rPr>
            </w:pPr>
          </w:p>
        </w:tc>
        <w:tc>
          <w:tcPr>
            <w:tcW w:w="1561" w:type="dxa"/>
            <w:shd w:val="clear" w:color="auto" w:fill="auto"/>
          </w:tcPr>
          <w:p w14:paraId="5FDC576B" w14:textId="78E2BA00" w:rsidR="008648E1" w:rsidDel="005A31DC" w:rsidRDefault="00F50128">
            <w:pPr>
              <w:spacing w:line="288" w:lineRule="auto"/>
              <w:rPr>
                <w:del w:id="499" w:author="樱酱 钉宫" w:date="2023-11-12T00:36:00Z"/>
                <w:color w:val="000000" w:themeColor="text1"/>
              </w:rPr>
            </w:pPr>
            <w:del w:id="500" w:author="樱酱 钉宫" w:date="2023-11-12T00:36:00Z">
              <w:r w:rsidDel="005A31DC">
                <w:rPr>
                  <w:rFonts w:hint="eastAsia"/>
                  <w:color w:val="000000" w:themeColor="text1"/>
                </w:rPr>
                <w:delText>工作模式</w:delText>
              </w:r>
            </w:del>
          </w:p>
        </w:tc>
        <w:tc>
          <w:tcPr>
            <w:tcW w:w="5243" w:type="dxa"/>
            <w:gridSpan w:val="2"/>
            <w:shd w:val="clear" w:color="auto" w:fill="auto"/>
            <w:vAlign w:val="center"/>
          </w:tcPr>
          <w:p w14:paraId="23127C37" w14:textId="166D8ED1" w:rsidR="008648E1" w:rsidDel="005A31DC" w:rsidRDefault="00F50128">
            <w:pPr>
              <w:spacing w:line="288" w:lineRule="auto"/>
              <w:rPr>
                <w:del w:id="501" w:author="樱酱 钉宫" w:date="2023-11-12T00:36:00Z"/>
                <w:color w:val="000000" w:themeColor="text1"/>
              </w:rPr>
            </w:pPr>
            <w:del w:id="502" w:author="樱酱 钉宫" w:date="2023-11-12T00:36:00Z">
              <w:r w:rsidDel="005A31DC">
                <w:rPr>
                  <w:rFonts w:hint="eastAsia"/>
                  <w:color w:val="000000" w:themeColor="text1"/>
                </w:rPr>
                <w:delText>L</w:delText>
              </w:r>
              <w:r w:rsidDel="005A31DC">
                <w:rPr>
                  <w:color w:val="000000" w:themeColor="text1"/>
                </w:rPr>
                <w:delText>oRa</w:delText>
              </w:r>
              <w:r w:rsidDel="005A31DC">
                <w:rPr>
                  <w:rFonts w:hint="eastAsia"/>
                  <w:color w:val="000000" w:themeColor="text1"/>
                </w:rPr>
                <w:delText>模式</w:delText>
              </w:r>
            </w:del>
          </w:p>
        </w:tc>
      </w:tr>
      <w:tr w:rsidR="008648E1" w:rsidDel="005A31DC" w14:paraId="6982C45E" w14:textId="4C512BF2">
        <w:trPr>
          <w:jc w:val="center"/>
          <w:del w:id="503" w:author="樱酱 钉宫" w:date="2023-11-12T00:36:00Z"/>
        </w:trPr>
        <w:tc>
          <w:tcPr>
            <w:tcW w:w="1413" w:type="dxa"/>
            <w:vMerge/>
            <w:shd w:val="clear" w:color="auto" w:fill="auto"/>
          </w:tcPr>
          <w:p w14:paraId="417258F6" w14:textId="732E2A87" w:rsidR="008648E1" w:rsidDel="005A31DC" w:rsidRDefault="008648E1">
            <w:pPr>
              <w:spacing w:line="288" w:lineRule="auto"/>
              <w:jc w:val="center"/>
              <w:rPr>
                <w:del w:id="504" w:author="樱酱 钉宫" w:date="2023-11-12T00:36:00Z"/>
                <w:color w:val="000000" w:themeColor="text1"/>
              </w:rPr>
            </w:pPr>
          </w:p>
        </w:tc>
        <w:tc>
          <w:tcPr>
            <w:tcW w:w="1561" w:type="dxa"/>
            <w:shd w:val="clear" w:color="auto" w:fill="auto"/>
          </w:tcPr>
          <w:p w14:paraId="5ACB9C19" w14:textId="3B8B3555" w:rsidR="008648E1" w:rsidDel="005A31DC" w:rsidRDefault="00F50128">
            <w:pPr>
              <w:spacing w:line="288" w:lineRule="auto"/>
              <w:rPr>
                <w:del w:id="505" w:author="樱酱 钉宫" w:date="2023-11-12T00:36:00Z"/>
                <w:color w:val="000000" w:themeColor="text1"/>
              </w:rPr>
            </w:pPr>
            <w:del w:id="506" w:author="樱酱 钉宫" w:date="2023-11-12T00:36:00Z">
              <w:r w:rsidDel="005A31DC">
                <w:rPr>
                  <w:rFonts w:hint="eastAsia"/>
                  <w:color w:val="000000" w:themeColor="text1"/>
                </w:rPr>
                <w:delText>设备地址</w:delText>
              </w:r>
            </w:del>
          </w:p>
        </w:tc>
        <w:tc>
          <w:tcPr>
            <w:tcW w:w="5243" w:type="dxa"/>
            <w:gridSpan w:val="2"/>
            <w:shd w:val="clear" w:color="auto" w:fill="auto"/>
            <w:vAlign w:val="center"/>
          </w:tcPr>
          <w:p w14:paraId="503056E7" w14:textId="4F56B456" w:rsidR="008648E1" w:rsidDel="005A31DC" w:rsidRDefault="00F50128">
            <w:pPr>
              <w:spacing w:line="288" w:lineRule="auto"/>
              <w:rPr>
                <w:del w:id="507" w:author="樱酱 钉宫" w:date="2023-11-12T00:36:00Z"/>
                <w:color w:val="000000" w:themeColor="text1"/>
              </w:rPr>
            </w:pPr>
            <w:del w:id="508" w:author="樱酱 钉宫" w:date="2023-11-12T00:36:00Z">
              <w:r w:rsidDel="005A31DC">
                <w:rPr>
                  <w:color w:val="000000" w:themeColor="text1"/>
                </w:rPr>
                <w:delText>1</w:delText>
              </w:r>
            </w:del>
          </w:p>
        </w:tc>
      </w:tr>
      <w:tr w:rsidR="008648E1" w:rsidDel="005A31DC" w14:paraId="30EFCD09" w14:textId="11CB5CEA">
        <w:trPr>
          <w:jc w:val="center"/>
          <w:del w:id="509" w:author="樱酱 钉宫" w:date="2023-11-12T00:36:00Z"/>
        </w:trPr>
        <w:tc>
          <w:tcPr>
            <w:tcW w:w="1413" w:type="dxa"/>
            <w:vMerge/>
            <w:shd w:val="clear" w:color="auto" w:fill="auto"/>
          </w:tcPr>
          <w:p w14:paraId="58B42BEE" w14:textId="610FC18C" w:rsidR="008648E1" w:rsidDel="005A31DC" w:rsidRDefault="008648E1">
            <w:pPr>
              <w:spacing w:line="288" w:lineRule="auto"/>
              <w:jc w:val="center"/>
              <w:rPr>
                <w:del w:id="510" w:author="樱酱 钉宫" w:date="2023-11-12T00:36:00Z"/>
                <w:color w:val="000000" w:themeColor="text1"/>
              </w:rPr>
            </w:pPr>
          </w:p>
        </w:tc>
        <w:tc>
          <w:tcPr>
            <w:tcW w:w="1561" w:type="dxa"/>
            <w:shd w:val="clear" w:color="auto" w:fill="auto"/>
          </w:tcPr>
          <w:p w14:paraId="130624E0" w14:textId="7919C058" w:rsidR="008648E1" w:rsidDel="005A31DC" w:rsidRDefault="00F50128">
            <w:pPr>
              <w:spacing w:line="288" w:lineRule="auto"/>
              <w:rPr>
                <w:del w:id="511" w:author="樱酱 钉宫" w:date="2023-11-12T00:36:00Z"/>
                <w:color w:val="000000" w:themeColor="text1"/>
              </w:rPr>
            </w:pPr>
            <w:del w:id="512" w:author="樱酱 钉宫" w:date="2023-11-12T00:36:00Z">
              <w:r w:rsidDel="005A31DC">
                <w:rPr>
                  <w:rFonts w:hint="eastAsia"/>
                  <w:color w:val="000000" w:themeColor="text1"/>
                </w:rPr>
                <w:delText>Lora频段</w:delText>
              </w:r>
            </w:del>
          </w:p>
        </w:tc>
        <w:tc>
          <w:tcPr>
            <w:tcW w:w="5243" w:type="dxa"/>
            <w:gridSpan w:val="2"/>
            <w:shd w:val="clear" w:color="auto" w:fill="auto"/>
            <w:vAlign w:val="center"/>
          </w:tcPr>
          <w:p w14:paraId="6DC16FED" w14:textId="47187EF5" w:rsidR="008648E1" w:rsidDel="005A31DC" w:rsidRDefault="00F50128">
            <w:pPr>
              <w:spacing w:line="288" w:lineRule="auto"/>
              <w:rPr>
                <w:del w:id="513" w:author="樱酱 钉宫" w:date="2023-11-12T00:36:00Z"/>
                <w:color w:val="000000" w:themeColor="text1"/>
              </w:rPr>
            </w:pPr>
            <w:del w:id="514" w:author="樱酱 钉宫" w:date="2023-11-12T00:36:00Z">
              <w:r w:rsidDel="005A31DC">
                <w:rPr>
                  <w:rFonts w:hint="eastAsia"/>
                  <w:color w:val="000000" w:themeColor="text1"/>
                </w:rPr>
                <w:delText>4200+【工位号】*</w:delText>
              </w:r>
              <w:r w:rsidDel="005A31DC">
                <w:rPr>
                  <w:color w:val="000000" w:themeColor="text1"/>
                </w:rPr>
                <w:delText>5</w:delText>
              </w:r>
            </w:del>
          </w:p>
        </w:tc>
      </w:tr>
    </w:tbl>
    <w:p w14:paraId="7A99A882" w14:textId="3EB517A2" w:rsidR="008648E1" w:rsidDel="005A31DC" w:rsidRDefault="00F50128">
      <w:pPr>
        <w:pStyle w:val="3"/>
        <w:rPr>
          <w:del w:id="515" w:author="樱酱 钉宫" w:date="2023-11-12T00:36:00Z"/>
          <w:color w:val="000000" w:themeColor="text1"/>
          <w:sz w:val="24"/>
          <w:szCs w:val="24"/>
          <w:lang w:val="en-US"/>
        </w:rPr>
      </w:pPr>
      <w:del w:id="516" w:author="樱酱 钉宫" w:date="2023-11-12T00:36:00Z">
        <w:r w:rsidDel="005A31DC">
          <w:rPr>
            <w:rFonts w:hint="eastAsia"/>
            <w:color w:val="000000" w:themeColor="text1"/>
            <w:sz w:val="24"/>
            <w:szCs w:val="24"/>
          </w:rPr>
          <w:delText>子任务</w:delText>
        </w:r>
        <w:r w:rsidDel="005A31DC">
          <w:rPr>
            <w:color w:val="000000" w:themeColor="text1"/>
            <w:sz w:val="24"/>
            <w:szCs w:val="24"/>
          </w:rPr>
          <w:delText xml:space="preserve">1-2 </w:delText>
        </w:r>
        <w:r w:rsidDel="005A31DC">
          <w:rPr>
            <w:rFonts w:hint="eastAsia"/>
            <w:color w:val="000000" w:themeColor="text1"/>
            <w:sz w:val="24"/>
            <w:szCs w:val="24"/>
            <w:lang w:val="en-US"/>
          </w:rPr>
          <w:delText>传输</w:delText>
        </w:r>
        <w:r w:rsidDel="005A31DC">
          <w:rPr>
            <w:rFonts w:hint="eastAsia"/>
            <w:color w:val="000000" w:themeColor="text1"/>
            <w:sz w:val="24"/>
            <w:szCs w:val="24"/>
          </w:rPr>
          <w:delText>层</w:delText>
        </w:r>
        <w:r w:rsidDel="005A31DC">
          <w:rPr>
            <w:rFonts w:hint="eastAsia"/>
            <w:color w:val="000000" w:themeColor="text1"/>
            <w:sz w:val="24"/>
            <w:szCs w:val="24"/>
            <w:lang w:val="en-US"/>
          </w:rPr>
          <w:delText>连接</w:delText>
        </w:r>
        <w:r w:rsidDel="005A31DC">
          <w:rPr>
            <w:rFonts w:hint="eastAsia"/>
            <w:color w:val="000000" w:themeColor="text1"/>
            <w:sz w:val="24"/>
            <w:szCs w:val="24"/>
          </w:rPr>
          <w:delText>与</w:delText>
        </w:r>
        <w:r w:rsidDel="005A31DC">
          <w:rPr>
            <w:rFonts w:hint="eastAsia"/>
            <w:color w:val="000000" w:themeColor="text1"/>
            <w:sz w:val="24"/>
            <w:szCs w:val="24"/>
            <w:lang w:val="en-US"/>
          </w:rPr>
          <w:delText>配置</w:delText>
        </w:r>
      </w:del>
    </w:p>
    <w:p w14:paraId="73E2860C" w14:textId="556F9201" w:rsidR="008648E1" w:rsidDel="005A31DC" w:rsidRDefault="00F50128">
      <w:pPr>
        <w:pStyle w:val="4"/>
        <w:spacing w:before="160" w:after="160" w:line="360" w:lineRule="auto"/>
        <w:rPr>
          <w:del w:id="517" w:author="樱酱 钉宫" w:date="2023-11-12T00:36:00Z"/>
          <w:rFonts w:ascii="宋体" w:eastAsia="宋体" w:hAnsi="宋体" w:cs="宋体"/>
          <w:color w:val="000000" w:themeColor="text1"/>
          <w:sz w:val="24"/>
          <w:szCs w:val="24"/>
        </w:rPr>
      </w:pPr>
      <w:del w:id="518" w:author="樱酱 钉宫" w:date="2023-11-12T00:36:00Z">
        <w:r w:rsidDel="005A31DC">
          <w:rPr>
            <w:rFonts w:ascii="宋体" w:eastAsia="宋体" w:hAnsi="宋体" w:cs="宋体" w:hint="eastAsia"/>
            <w:color w:val="000000" w:themeColor="text1"/>
            <w:sz w:val="24"/>
            <w:szCs w:val="24"/>
          </w:rPr>
          <w:delText>1、局域网络的连接部署</w:delText>
        </w:r>
      </w:del>
    </w:p>
    <w:p w14:paraId="543D8041" w14:textId="123FB08C" w:rsidR="008648E1" w:rsidDel="005A31DC" w:rsidRDefault="00F50128">
      <w:pPr>
        <w:pStyle w:val="210"/>
        <w:shd w:val="clear" w:color="auto" w:fill="auto"/>
        <w:spacing w:after="0" w:line="360" w:lineRule="auto"/>
        <w:ind w:firstLine="420"/>
        <w:jc w:val="both"/>
        <w:rPr>
          <w:del w:id="519" w:author="樱酱 钉宫" w:date="2023-11-12T00:36:00Z"/>
          <w:rFonts w:ascii="宋体" w:eastAsia="宋体" w:hAnsi="宋体"/>
          <w:bCs/>
          <w:color w:val="000000" w:themeColor="text1"/>
          <w:sz w:val="24"/>
          <w:szCs w:val="24"/>
          <w:lang w:val="zh-Hans" w:eastAsia="zh-Hans"/>
        </w:rPr>
      </w:pPr>
      <w:del w:id="520" w:author="樱酱 钉宫" w:date="2023-11-12T00:36:00Z">
        <w:r w:rsidDel="005A31DC">
          <w:rPr>
            <w:rFonts w:ascii="宋体" w:eastAsia="宋体" w:hAnsi="宋体"/>
            <w:bCs/>
            <w:color w:val="000000" w:themeColor="text1"/>
            <w:sz w:val="24"/>
            <w:szCs w:val="24"/>
            <w:lang w:eastAsia="zh-Hans"/>
          </w:rPr>
          <w:delText>路由器的</w:delText>
        </w:r>
        <w:r w:rsidDel="005A31DC">
          <w:rPr>
            <w:rFonts w:ascii="宋体" w:eastAsia="宋体" w:hAnsi="宋体" w:hint="eastAsia"/>
            <w:bCs/>
            <w:color w:val="000000" w:themeColor="text1"/>
            <w:sz w:val="24"/>
            <w:szCs w:val="24"/>
            <w:lang w:val="zh-Hans" w:eastAsia="zh-Hans"/>
          </w:rPr>
          <w:delText>管理地址为http://192.168.1.1或</w:delText>
        </w:r>
        <w:r w:rsidDel="005A31DC">
          <w:rPr>
            <w:rFonts w:ascii="宋体" w:eastAsia="宋体" w:hAnsi="宋体"/>
            <w:bCs/>
            <w:color w:val="000000" w:themeColor="text1"/>
            <w:sz w:val="24"/>
            <w:szCs w:val="24"/>
            <w:lang w:val="zh-Hans" w:eastAsia="zh-Hans"/>
          </w:rPr>
          <w:delText>【指定地址】，如果无法进入路由器管理界面，参赛选手需自行将路由器重置成出厂设置，再访问管理地址并重新设定管理密码后，方可进入管理界面。</w:delText>
        </w:r>
      </w:del>
    </w:p>
    <w:p w14:paraId="566E2E3B" w14:textId="227C53FD" w:rsidR="008648E1" w:rsidDel="005A31DC" w:rsidRDefault="00F50128">
      <w:pPr>
        <w:pStyle w:val="210"/>
        <w:shd w:val="clear" w:color="auto" w:fill="auto"/>
        <w:spacing w:after="0" w:line="360" w:lineRule="auto"/>
        <w:ind w:firstLine="0"/>
        <w:jc w:val="both"/>
        <w:rPr>
          <w:del w:id="521" w:author="樱酱 钉宫" w:date="2023-11-12T00:36:00Z"/>
          <w:rFonts w:ascii="宋体" w:eastAsia="宋体" w:hAnsi="宋体"/>
          <w:color w:val="000000" w:themeColor="text1"/>
          <w:sz w:val="24"/>
          <w:szCs w:val="24"/>
        </w:rPr>
      </w:pPr>
      <w:del w:id="522" w:author="樱酱 钉宫" w:date="2023-11-12T00:36:00Z">
        <w:r w:rsidDel="005A31DC">
          <w:rPr>
            <w:rFonts w:ascii="宋体" w:eastAsia="宋体" w:hAnsi="宋体" w:hint="eastAsia"/>
            <w:b/>
            <w:bCs/>
            <w:color w:val="000000" w:themeColor="text1"/>
            <w:sz w:val="24"/>
            <w:szCs w:val="24"/>
          </w:rPr>
          <w:delText>任务要求：</w:delText>
        </w:r>
      </w:del>
    </w:p>
    <w:p w14:paraId="5BF0677F" w14:textId="6E306FF8" w:rsidR="008648E1" w:rsidDel="005A31DC" w:rsidRDefault="00F50128">
      <w:pPr>
        <w:numPr>
          <w:ilvl w:val="0"/>
          <w:numId w:val="1"/>
        </w:numPr>
        <w:spacing w:line="400" w:lineRule="exact"/>
        <w:ind w:left="839"/>
        <w:rPr>
          <w:del w:id="523" w:author="樱酱 钉宫" w:date="2023-11-12T00:36:00Z"/>
          <w:rFonts w:ascii="宋体" w:eastAsia="宋体" w:hAnsi="宋体" w:cs="宋体"/>
          <w:color w:val="000000" w:themeColor="text1"/>
          <w:sz w:val="24"/>
          <w:szCs w:val="24"/>
        </w:rPr>
      </w:pPr>
      <w:del w:id="524" w:author="樱酱 钉宫" w:date="2023-11-12T00:36:00Z">
        <w:r w:rsidDel="005A31DC">
          <w:rPr>
            <w:rFonts w:ascii="宋体" w:eastAsia="宋体" w:hAnsi="宋体" w:cs="宋体" w:hint="eastAsia"/>
            <w:color w:val="000000" w:themeColor="text1"/>
            <w:sz w:val="24"/>
            <w:szCs w:val="24"/>
          </w:rPr>
          <w:delText>现场将提供一根专门的网线用于连接到物联网云服务系统（访问地址： http://192.168.0.138），该网线需连接到路由器的WAN口上。网线连接好之后，参赛选手按照下表路由器的上网设置完成WAN口的配置。</w:delText>
        </w:r>
      </w:del>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17"/>
        <w:gridCol w:w="2448"/>
        <w:gridCol w:w="3416"/>
      </w:tblGrid>
      <w:tr w:rsidR="008648E1" w:rsidDel="005A31DC" w14:paraId="18C84EF5" w14:textId="409E4CE2">
        <w:trPr>
          <w:trHeight w:hRule="exact" w:val="485"/>
          <w:jc w:val="center"/>
          <w:del w:id="525" w:author="樱酱 钉宫" w:date="2023-11-12T00:36:00Z"/>
        </w:trPr>
        <w:tc>
          <w:tcPr>
            <w:tcW w:w="676" w:type="pct"/>
            <w:shd w:val="clear" w:color="auto" w:fill="BDD6EE"/>
            <w:vAlign w:val="center"/>
          </w:tcPr>
          <w:p w14:paraId="30BF59B7" w14:textId="0096D744" w:rsidR="008648E1" w:rsidDel="005A31DC" w:rsidRDefault="00F50128">
            <w:pPr>
              <w:pStyle w:val="210"/>
              <w:shd w:val="clear" w:color="auto" w:fill="auto"/>
              <w:spacing w:after="0" w:line="240" w:lineRule="auto"/>
              <w:ind w:firstLine="0"/>
              <w:rPr>
                <w:del w:id="526" w:author="樱酱 钉宫" w:date="2023-11-12T00:36:00Z"/>
                <w:rFonts w:ascii="宋体" w:eastAsia="宋体" w:hAnsi="宋体"/>
                <w:b/>
                <w:color w:val="000000" w:themeColor="text1"/>
                <w:sz w:val="24"/>
                <w:szCs w:val="24"/>
              </w:rPr>
            </w:pPr>
            <w:del w:id="527" w:author="樱酱 钉宫" w:date="2023-11-12T00:36:00Z">
              <w:r w:rsidDel="005A31DC">
                <w:rPr>
                  <w:rStyle w:val="210pt"/>
                  <w:rFonts w:ascii="宋体" w:eastAsia="宋体" w:hAnsi="宋体"/>
                  <w:b/>
                  <w:color w:val="000000" w:themeColor="text1"/>
                  <w:sz w:val="24"/>
                  <w:szCs w:val="24"/>
                </w:rPr>
                <w:delText>序号</w:delText>
              </w:r>
            </w:del>
          </w:p>
        </w:tc>
        <w:tc>
          <w:tcPr>
            <w:tcW w:w="1805" w:type="pct"/>
            <w:shd w:val="clear" w:color="auto" w:fill="BDD6EE"/>
            <w:vAlign w:val="center"/>
          </w:tcPr>
          <w:p w14:paraId="37E18E82" w14:textId="11279EC3" w:rsidR="008648E1" w:rsidDel="005A31DC" w:rsidRDefault="00F50128">
            <w:pPr>
              <w:pStyle w:val="210"/>
              <w:shd w:val="clear" w:color="auto" w:fill="auto"/>
              <w:spacing w:after="0" w:line="240" w:lineRule="auto"/>
              <w:ind w:firstLine="0"/>
              <w:rPr>
                <w:del w:id="528" w:author="樱酱 钉宫" w:date="2023-11-12T00:36:00Z"/>
                <w:rFonts w:ascii="宋体" w:eastAsia="宋体" w:hAnsi="宋体"/>
                <w:b/>
                <w:color w:val="000000" w:themeColor="text1"/>
                <w:sz w:val="24"/>
                <w:szCs w:val="24"/>
              </w:rPr>
            </w:pPr>
            <w:del w:id="529" w:author="樱酱 钉宫" w:date="2023-11-12T00:36:00Z">
              <w:r w:rsidDel="005A31DC">
                <w:rPr>
                  <w:rStyle w:val="210pt"/>
                  <w:rFonts w:ascii="宋体" w:eastAsia="宋体" w:hAnsi="宋体"/>
                  <w:b/>
                  <w:color w:val="000000" w:themeColor="text1"/>
                  <w:sz w:val="24"/>
                  <w:szCs w:val="24"/>
                </w:rPr>
                <w:delText>网络配置项</w:delText>
              </w:r>
            </w:del>
          </w:p>
        </w:tc>
        <w:tc>
          <w:tcPr>
            <w:tcW w:w="2518" w:type="pct"/>
            <w:shd w:val="clear" w:color="auto" w:fill="BDD6EE"/>
            <w:vAlign w:val="center"/>
          </w:tcPr>
          <w:p w14:paraId="6324E093" w14:textId="4E05691D" w:rsidR="008648E1" w:rsidDel="005A31DC" w:rsidRDefault="00F50128">
            <w:pPr>
              <w:pStyle w:val="210"/>
              <w:shd w:val="clear" w:color="auto" w:fill="auto"/>
              <w:spacing w:after="0" w:line="240" w:lineRule="auto"/>
              <w:ind w:firstLine="0"/>
              <w:rPr>
                <w:del w:id="530" w:author="樱酱 钉宫" w:date="2023-11-12T00:36:00Z"/>
                <w:rFonts w:ascii="宋体" w:eastAsia="宋体" w:hAnsi="宋体"/>
                <w:b/>
                <w:color w:val="000000" w:themeColor="text1"/>
                <w:sz w:val="24"/>
                <w:szCs w:val="24"/>
              </w:rPr>
            </w:pPr>
            <w:del w:id="531" w:author="樱酱 钉宫" w:date="2023-11-12T00:36:00Z">
              <w:r w:rsidDel="005A31DC">
                <w:rPr>
                  <w:rStyle w:val="210pt"/>
                  <w:rFonts w:ascii="宋体" w:eastAsia="宋体" w:hAnsi="宋体"/>
                  <w:b/>
                  <w:color w:val="000000" w:themeColor="text1"/>
                  <w:sz w:val="24"/>
                  <w:szCs w:val="24"/>
                </w:rPr>
                <w:delText>网络配置内容</w:delText>
              </w:r>
            </w:del>
          </w:p>
        </w:tc>
      </w:tr>
      <w:tr w:rsidR="008648E1" w:rsidDel="005A31DC" w14:paraId="41CB78D7" w14:textId="68F81BCE">
        <w:trPr>
          <w:trHeight w:hRule="exact" w:val="475"/>
          <w:jc w:val="center"/>
          <w:del w:id="532" w:author="樱酱 钉宫" w:date="2023-11-12T00:36:00Z"/>
        </w:trPr>
        <w:tc>
          <w:tcPr>
            <w:tcW w:w="676" w:type="pct"/>
            <w:shd w:val="clear" w:color="auto" w:fill="FFFFFF"/>
            <w:vAlign w:val="center"/>
          </w:tcPr>
          <w:p w14:paraId="5789C187" w14:textId="3AC71E8E" w:rsidR="008648E1" w:rsidDel="005A31DC" w:rsidRDefault="00F50128">
            <w:pPr>
              <w:pStyle w:val="210"/>
              <w:shd w:val="clear" w:color="auto" w:fill="auto"/>
              <w:spacing w:after="0" w:line="240" w:lineRule="auto"/>
              <w:ind w:firstLine="0"/>
              <w:rPr>
                <w:del w:id="533" w:author="樱酱 钉宫" w:date="2023-11-12T00:36:00Z"/>
                <w:rFonts w:ascii="宋体" w:eastAsia="宋体" w:hAnsi="宋体"/>
                <w:color w:val="000000" w:themeColor="text1"/>
                <w:sz w:val="24"/>
                <w:szCs w:val="24"/>
              </w:rPr>
            </w:pPr>
            <w:del w:id="534" w:author="樱酱 钉宫" w:date="2023-11-12T00:36:00Z">
              <w:r w:rsidDel="005A31DC">
                <w:rPr>
                  <w:rStyle w:val="210pt"/>
                  <w:rFonts w:ascii="宋体" w:eastAsia="宋体" w:hAnsi="宋体"/>
                  <w:color w:val="000000" w:themeColor="text1"/>
                  <w:sz w:val="24"/>
                  <w:szCs w:val="24"/>
                </w:rPr>
                <w:delText>1</w:delText>
              </w:r>
            </w:del>
          </w:p>
        </w:tc>
        <w:tc>
          <w:tcPr>
            <w:tcW w:w="1805" w:type="pct"/>
            <w:shd w:val="clear" w:color="auto" w:fill="FFFFFF"/>
            <w:vAlign w:val="center"/>
          </w:tcPr>
          <w:p w14:paraId="5AD23E8B" w14:textId="37CE7AFF" w:rsidR="008648E1" w:rsidDel="005A31DC" w:rsidRDefault="00F50128">
            <w:pPr>
              <w:pStyle w:val="210"/>
              <w:shd w:val="clear" w:color="auto" w:fill="auto"/>
              <w:spacing w:after="0" w:line="240" w:lineRule="auto"/>
              <w:ind w:firstLine="0"/>
              <w:jc w:val="left"/>
              <w:rPr>
                <w:del w:id="535" w:author="樱酱 钉宫" w:date="2023-11-12T00:36:00Z"/>
                <w:rFonts w:ascii="宋体" w:eastAsia="宋体" w:hAnsi="宋体"/>
                <w:color w:val="000000" w:themeColor="text1"/>
                <w:sz w:val="24"/>
                <w:szCs w:val="24"/>
              </w:rPr>
            </w:pPr>
            <w:del w:id="536" w:author="樱酱 钉宫" w:date="2023-11-12T00:36:00Z">
              <w:r w:rsidDel="005A31DC">
                <w:rPr>
                  <w:rStyle w:val="210pt"/>
                  <w:rFonts w:ascii="宋体" w:eastAsia="宋体" w:hAnsi="宋体"/>
                  <w:color w:val="000000" w:themeColor="text1"/>
                  <w:sz w:val="24"/>
                  <w:szCs w:val="24"/>
                </w:rPr>
                <w:delText>WAN口</w:delText>
              </w:r>
              <w:r w:rsidDel="005A31DC">
                <w:rPr>
                  <w:rStyle w:val="210pt"/>
                  <w:rFonts w:ascii="宋体" w:eastAsia="宋体" w:hAnsi="宋体" w:hint="eastAsia"/>
                  <w:color w:val="000000" w:themeColor="text1"/>
                  <w:sz w:val="24"/>
                  <w:szCs w:val="24"/>
                </w:rPr>
                <w:delText>连接类型</w:delText>
              </w:r>
            </w:del>
          </w:p>
        </w:tc>
        <w:tc>
          <w:tcPr>
            <w:tcW w:w="2518" w:type="pct"/>
            <w:shd w:val="clear" w:color="auto" w:fill="FFFFFF"/>
            <w:vAlign w:val="center"/>
          </w:tcPr>
          <w:p w14:paraId="4EB646EB" w14:textId="3B70945A" w:rsidR="008648E1" w:rsidDel="005A31DC" w:rsidRDefault="00F50128">
            <w:pPr>
              <w:pStyle w:val="210"/>
              <w:shd w:val="clear" w:color="auto" w:fill="auto"/>
              <w:spacing w:after="0" w:line="240" w:lineRule="auto"/>
              <w:ind w:firstLine="0"/>
              <w:jc w:val="left"/>
              <w:rPr>
                <w:del w:id="537" w:author="樱酱 钉宫" w:date="2023-11-12T00:36:00Z"/>
                <w:rFonts w:ascii="宋体" w:eastAsia="宋体" w:hAnsi="宋体"/>
                <w:color w:val="000000" w:themeColor="text1"/>
                <w:sz w:val="24"/>
                <w:szCs w:val="24"/>
              </w:rPr>
            </w:pPr>
            <w:del w:id="538" w:author="樱酱 钉宫" w:date="2023-11-12T00:36:00Z">
              <w:r w:rsidDel="005A31DC">
                <w:rPr>
                  <w:rStyle w:val="210pt"/>
                  <w:rFonts w:ascii="宋体" w:eastAsia="宋体" w:hAnsi="宋体"/>
                  <w:color w:val="000000" w:themeColor="text1"/>
                  <w:sz w:val="24"/>
                  <w:szCs w:val="24"/>
                  <w:lang w:bidi="en-US"/>
                </w:rPr>
                <w:delText>固定IP地址</w:delText>
              </w:r>
            </w:del>
          </w:p>
        </w:tc>
      </w:tr>
      <w:tr w:rsidR="008648E1" w:rsidDel="005A31DC" w14:paraId="15FE616C" w14:textId="3698C47E">
        <w:trPr>
          <w:trHeight w:hRule="exact" w:val="480"/>
          <w:jc w:val="center"/>
          <w:del w:id="539" w:author="樱酱 钉宫" w:date="2023-11-12T00:36:00Z"/>
        </w:trPr>
        <w:tc>
          <w:tcPr>
            <w:tcW w:w="676" w:type="pct"/>
            <w:shd w:val="clear" w:color="auto" w:fill="FFFFFF"/>
            <w:vAlign w:val="center"/>
          </w:tcPr>
          <w:p w14:paraId="35E7B748" w14:textId="381C8F95" w:rsidR="008648E1" w:rsidDel="005A31DC" w:rsidRDefault="00F50128">
            <w:pPr>
              <w:pStyle w:val="210"/>
              <w:shd w:val="clear" w:color="auto" w:fill="auto"/>
              <w:spacing w:after="0" w:line="240" w:lineRule="auto"/>
              <w:ind w:firstLine="0"/>
              <w:rPr>
                <w:del w:id="540" w:author="樱酱 钉宫" w:date="2023-11-12T00:36:00Z"/>
                <w:rFonts w:ascii="宋体" w:eastAsia="宋体" w:hAnsi="宋体"/>
                <w:color w:val="000000" w:themeColor="text1"/>
                <w:sz w:val="24"/>
                <w:szCs w:val="24"/>
              </w:rPr>
            </w:pPr>
            <w:del w:id="541" w:author="樱酱 钉宫" w:date="2023-11-12T00:36:00Z">
              <w:r w:rsidDel="005A31DC">
                <w:rPr>
                  <w:rStyle w:val="210pt1"/>
                  <w:rFonts w:ascii="宋体" w:eastAsia="宋体" w:hAnsi="宋体"/>
                  <w:color w:val="000000" w:themeColor="text1"/>
                  <w:sz w:val="24"/>
                  <w:szCs w:val="24"/>
                </w:rPr>
                <w:delText>2</w:delText>
              </w:r>
            </w:del>
          </w:p>
        </w:tc>
        <w:tc>
          <w:tcPr>
            <w:tcW w:w="1805" w:type="pct"/>
            <w:shd w:val="clear" w:color="auto" w:fill="FFFFFF"/>
            <w:vAlign w:val="center"/>
          </w:tcPr>
          <w:p w14:paraId="156F2392" w14:textId="5F71933F" w:rsidR="008648E1" w:rsidDel="005A31DC" w:rsidRDefault="00F50128">
            <w:pPr>
              <w:pStyle w:val="210"/>
              <w:shd w:val="clear" w:color="auto" w:fill="auto"/>
              <w:spacing w:after="0" w:line="240" w:lineRule="auto"/>
              <w:ind w:firstLine="0"/>
              <w:jc w:val="left"/>
              <w:rPr>
                <w:del w:id="542" w:author="樱酱 钉宫" w:date="2023-11-12T00:36:00Z"/>
                <w:rFonts w:ascii="宋体" w:eastAsia="宋体" w:hAnsi="宋体"/>
                <w:color w:val="000000" w:themeColor="text1"/>
                <w:sz w:val="24"/>
                <w:szCs w:val="24"/>
              </w:rPr>
            </w:pPr>
            <w:del w:id="543" w:author="樱酱 钉宫" w:date="2023-11-12T00:36:00Z">
              <w:r w:rsidDel="005A31DC">
                <w:rPr>
                  <w:rStyle w:val="210pt"/>
                  <w:rFonts w:ascii="宋体" w:eastAsia="宋体" w:hAnsi="宋体"/>
                  <w:color w:val="000000" w:themeColor="text1"/>
                  <w:sz w:val="24"/>
                  <w:szCs w:val="24"/>
                </w:rPr>
                <w:delText>IP地址</w:delText>
              </w:r>
            </w:del>
          </w:p>
        </w:tc>
        <w:tc>
          <w:tcPr>
            <w:tcW w:w="2518" w:type="pct"/>
            <w:shd w:val="clear" w:color="auto" w:fill="FFFFFF"/>
            <w:vAlign w:val="center"/>
          </w:tcPr>
          <w:p w14:paraId="63B4466B" w14:textId="479EEA8B" w:rsidR="008648E1" w:rsidDel="005A31DC" w:rsidRDefault="00F50128">
            <w:pPr>
              <w:pStyle w:val="210"/>
              <w:shd w:val="clear" w:color="auto" w:fill="auto"/>
              <w:spacing w:after="0" w:line="240" w:lineRule="auto"/>
              <w:ind w:firstLine="0"/>
              <w:jc w:val="left"/>
              <w:rPr>
                <w:del w:id="544" w:author="樱酱 钉宫" w:date="2023-11-12T00:36:00Z"/>
                <w:rFonts w:ascii="宋体" w:eastAsia="宋体" w:hAnsi="宋体"/>
                <w:color w:val="000000" w:themeColor="text1"/>
                <w:sz w:val="24"/>
                <w:szCs w:val="24"/>
              </w:rPr>
            </w:pPr>
            <w:del w:id="545" w:author="樱酱 钉宫" w:date="2023-11-12T00:36:00Z">
              <w:r w:rsidDel="005A31DC">
                <w:rPr>
                  <w:rFonts w:ascii="宋体" w:eastAsia="宋体" w:hAnsi="宋体"/>
                  <w:color w:val="000000" w:themeColor="text1"/>
                  <w:sz w:val="24"/>
                  <w:szCs w:val="24"/>
                </w:rPr>
                <w:delText>192.168.</w:delText>
              </w:r>
              <w:r w:rsidDel="005A31DC">
                <w:rPr>
                  <w:rFonts w:ascii="宋体" w:eastAsia="宋体" w:hAnsi="宋体" w:hint="eastAsia"/>
                  <w:color w:val="000000" w:themeColor="text1"/>
                  <w:sz w:val="24"/>
                  <w:szCs w:val="24"/>
                </w:rPr>
                <w:delText>0.</w:delText>
              </w:r>
              <w:r w:rsidDel="005A31DC">
                <w:rPr>
                  <w:rFonts w:ascii="宋体" w:eastAsia="宋体" w:hAnsi="宋体"/>
                  <w:color w:val="000000" w:themeColor="text1"/>
                  <w:sz w:val="24"/>
                  <w:szCs w:val="24"/>
                </w:rPr>
                <w:delText>【</w:delText>
              </w:r>
              <w:r w:rsidDel="005A31DC">
                <w:rPr>
                  <w:rFonts w:ascii="宋体" w:eastAsia="宋体" w:hAnsi="宋体" w:hint="eastAsia"/>
                  <w:color w:val="000000" w:themeColor="text1"/>
                  <w:sz w:val="24"/>
                  <w:szCs w:val="24"/>
                </w:rPr>
                <w:delText>工位号</w:delText>
              </w:r>
              <w:r w:rsidDel="005A31DC">
                <w:rPr>
                  <w:rFonts w:ascii="宋体" w:eastAsia="宋体" w:hAnsi="宋体"/>
                  <w:color w:val="000000" w:themeColor="text1"/>
                  <w:sz w:val="24"/>
                  <w:szCs w:val="24"/>
                </w:rPr>
                <w:delText>】</w:delText>
              </w:r>
            </w:del>
          </w:p>
        </w:tc>
      </w:tr>
      <w:tr w:rsidR="008648E1" w:rsidDel="005A31DC" w14:paraId="2F490892" w14:textId="4359E2C7">
        <w:trPr>
          <w:trHeight w:hRule="exact" w:val="480"/>
          <w:jc w:val="center"/>
          <w:del w:id="546" w:author="樱酱 钉宫" w:date="2023-11-12T00:36:00Z"/>
        </w:trPr>
        <w:tc>
          <w:tcPr>
            <w:tcW w:w="676" w:type="pct"/>
            <w:shd w:val="clear" w:color="auto" w:fill="FFFFFF"/>
            <w:vAlign w:val="center"/>
          </w:tcPr>
          <w:p w14:paraId="5AEC2AF3" w14:textId="0C0DC2FD" w:rsidR="008648E1" w:rsidDel="005A31DC" w:rsidRDefault="00F50128">
            <w:pPr>
              <w:pStyle w:val="210"/>
              <w:shd w:val="clear" w:color="auto" w:fill="auto"/>
              <w:spacing w:after="0" w:line="240" w:lineRule="auto"/>
              <w:ind w:firstLine="0"/>
              <w:rPr>
                <w:del w:id="547" w:author="樱酱 钉宫" w:date="2023-11-12T00:36:00Z"/>
                <w:rFonts w:ascii="宋体" w:eastAsia="宋体" w:hAnsi="宋体"/>
                <w:color w:val="000000" w:themeColor="text1"/>
                <w:sz w:val="24"/>
                <w:szCs w:val="24"/>
              </w:rPr>
            </w:pPr>
            <w:del w:id="548" w:author="樱酱 钉宫" w:date="2023-11-12T00:36:00Z">
              <w:r w:rsidDel="005A31DC">
                <w:rPr>
                  <w:rStyle w:val="210pt"/>
                  <w:rFonts w:ascii="宋体" w:eastAsia="宋体" w:hAnsi="宋体"/>
                  <w:color w:val="000000" w:themeColor="text1"/>
                  <w:sz w:val="24"/>
                  <w:szCs w:val="24"/>
                </w:rPr>
                <w:delText>3</w:delText>
              </w:r>
            </w:del>
          </w:p>
        </w:tc>
        <w:tc>
          <w:tcPr>
            <w:tcW w:w="1805" w:type="pct"/>
            <w:shd w:val="clear" w:color="auto" w:fill="FFFFFF"/>
            <w:vAlign w:val="center"/>
          </w:tcPr>
          <w:p w14:paraId="31388764" w14:textId="5EB12D2B" w:rsidR="008648E1" w:rsidDel="005A31DC" w:rsidRDefault="00F50128">
            <w:pPr>
              <w:pStyle w:val="210"/>
              <w:shd w:val="clear" w:color="auto" w:fill="auto"/>
              <w:spacing w:after="0" w:line="240" w:lineRule="auto"/>
              <w:ind w:firstLine="0"/>
              <w:jc w:val="left"/>
              <w:rPr>
                <w:del w:id="549" w:author="樱酱 钉宫" w:date="2023-11-12T00:36:00Z"/>
                <w:rFonts w:ascii="宋体" w:eastAsia="宋体" w:hAnsi="宋体"/>
                <w:color w:val="000000" w:themeColor="text1"/>
                <w:sz w:val="24"/>
                <w:szCs w:val="24"/>
              </w:rPr>
            </w:pPr>
            <w:del w:id="550" w:author="樱酱 钉宫" w:date="2023-11-12T00:36:00Z">
              <w:r w:rsidDel="005A31DC">
                <w:rPr>
                  <w:rStyle w:val="210pt"/>
                  <w:rFonts w:ascii="宋体" w:eastAsia="宋体" w:hAnsi="宋体" w:hint="eastAsia"/>
                  <w:color w:val="000000" w:themeColor="text1"/>
                  <w:sz w:val="24"/>
                  <w:szCs w:val="24"/>
                </w:rPr>
                <w:delText>子网掩码</w:delText>
              </w:r>
            </w:del>
          </w:p>
        </w:tc>
        <w:tc>
          <w:tcPr>
            <w:tcW w:w="2518" w:type="pct"/>
            <w:shd w:val="clear" w:color="auto" w:fill="FFFFFF"/>
            <w:vAlign w:val="center"/>
          </w:tcPr>
          <w:p w14:paraId="60AEDC5F" w14:textId="097E0A32" w:rsidR="008648E1" w:rsidDel="005A31DC" w:rsidRDefault="00F50128">
            <w:pPr>
              <w:pStyle w:val="210"/>
              <w:shd w:val="clear" w:color="auto" w:fill="auto"/>
              <w:spacing w:after="0" w:line="240" w:lineRule="auto"/>
              <w:ind w:firstLine="0"/>
              <w:jc w:val="left"/>
              <w:rPr>
                <w:del w:id="551" w:author="樱酱 钉宫" w:date="2023-11-12T00:36:00Z"/>
                <w:rFonts w:ascii="宋体" w:eastAsia="宋体" w:hAnsi="宋体"/>
                <w:color w:val="000000" w:themeColor="text1"/>
                <w:sz w:val="24"/>
                <w:szCs w:val="24"/>
              </w:rPr>
            </w:pPr>
            <w:del w:id="552" w:author="樱酱 钉宫" w:date="2023-11-12T00:36:00Z">
              <w:r w:rsidDel="005A31DC">
                <w:rPr>
                  <w:rFonts w:ascii="宋体" w:eastAsia="宋体" w:hAnsi="宋体" w:hint="eastAsia"/>
                  <w:color w:val="000000" w:themeColor="text1"/>
                  <w:sz w:val="24"/>
                  <w:szCs w:val="24"/>
                </w:rPr>
                <w:delText>255.255.255.0</w:delText>
              </w:r>
            </w:del>
          </w:p>
        </w:tc>
      </w:tr>
      <w:tr w:rsidR="008648E1" w:rsidDel="005A31DC" w14:paraId="294743CD" w14:textId="68FC9853">
        <w:trPr>
          <w:trHeight w:hRule="exact" w:val="485"/>
          <w:jc w:val="center"/>
          <w:del w:id="553" w:author="樱酱 钉宫" w:date="2023-11-12T00:36:00Z"/>
        </w:trPr>
        <w:tc>
          <w:tcPr>
            <w:tcW w:w="676" w:type="pct"/>
            <w:shd w:val="clear" w:color="auto" w:fill="FFFFFF"/>
            <w:vAlign w:val="center"/>
          </w:tcPr>
          <w:p w14:paraId="1FDA9DA3" w14:textId="27875A8E" w:rsidR="008648E1" w:rsidDel="005A31DC" w:rsidRDefault="00F50128">
            <w:pPr>
              <w:pStyle w:val="210"/>
              <w:shd w:val="clear" w:color="auto" w:fill="auto"/>
              <w:spacing w:after="0" w:line="240" w:lineRule="auto"/>
              <w:ind w:firstLine="0"/>
              <w:rPr>
                <w:del w:id="554" w:author="樱酱 钉宫" w:date="2023-11-12T00:36:00Z"/>
                <w:rFonts w:ascii="宋体" w:eastAsia="宋体" w:hAnsi="宋体"/>
                <w:color w:val="000000" w:themeColor="text1"/>
                <w:sz w:val="24"/>
                <w:szCs w:val="24"/>
              </w:rPr>
            </w:pPr>
            <w:del w:id="555" w:author="樱酱 钉宫" w:date="2023-11-12T00:36:00Z">
              <w:r w:rsidDel="005A31DC">
                <w:rPr>
                  <w:rStyle w:val="210pt"/>
                  <w:rFonts w:ascii="宋体" w:eastAsia="宋体" w:hAnsi="宋体"/>
                  <w:color w:val="000000" w:themeColor="text1"/>
                  <w:sz w:val="24"/>
                  <w:szCs w:val="24"/>
                </w:rPr>
                <w:delText>4</w:delText>
              </w:r>
            </w:del>
          </w:p>
        </w:tc>
        <w:tc>
          <w:tcPr>
            <w:tcW w:w="1805" w:type="pct"/>
            <w:shd w:val="clear" w:color="auto" w:fill="FFFFFF"/>
            <w:vAlign w:val="center"/>
          </w:tcPr>
          <w:p w14:paraId="20DE2C77" w14:textId="223B0421" w:rsidR="008648E1" w:rsidDel="005A31DC" w:rsidRDefault="00F50128">
            <w:pPr>
              <w:pStyle w:val="210"/>
              <w:shd w:val="clear" w:color="auto" w:fill="auto"/>
              <w:spacing w:after="0" w:line="240" w:lineRule="auto"/>
              <w:ind w:firstLine="0"/>
              <w:jc w:val="left"/>
              <w:rPr>
                <w:del w:id="556" w:author="樱酱 钉宫" w:date="2023-11-12T00:36:00Z"/>
                <w:rFonts w:ascii="宋体" w:eastAsia="宋体" w:hAnsi="宋体"/>
                <w:color w:val="000000" w:themeColor="text1"/>
                <w:sz w:val="24"/>
                <w:szCs w:val="24"/>
              </w:rPr>
            </w:pPr>
            <w:del w:id="557" w:author="樱酱 钉宫" w:date="2023-11-12T00:36:00Z">
              <w:r w:rsidDel="005A31DC">
                <w:rPr>
                  <w:rStyle w:val="210pt"/>
                  <w:rFonts w:ascii="宋体" w:eastAsia="宋体" w:hAnsi="宋体" w:hint="eastAsia"/>
                  <w:color w:val="000000" w:themeColor="text1"/>
                  <w:sz w:val="24"/>
                  <w:szCs w:val="24"/>
                </w:rPr>
                <w:delText>网关</w:delText>
              </w:r>
            </w:del>
          </w:p>
        </w:tc>
        <w:tc>
          <w:tcPr>
            <w:tcW w:w="2518" w:type="pct"/>
            <w:shd w:val="clear" w:color="auto" w:fill="FFFFFF"/>
            <w:vAlign w:val="center"/>
          </w:tcPr>
          <w:p w14:paraId="065C9831" w14:textId="7E219275" w:rsidR="008648E1" w:rsidDel="005A31DC" w:rsidRDefault="00F50128">
            <w:pPr>
              <w:pStyle w:val="210"/>
              <w:shd w:val="clear" w:color="auto" w:fill="auto"/>
              <w:spacing w:after="0" w:line="240" w:lineRule="auto"/>
              <w:ind w:firstLine="0"/>
              <w:jc w:val="left"/>
              <w:rPr>
                <w:del w:id="558" w:author="樱酱 钉宫" w:date="2023-11-12T00:36:00Z"/>
                <w:rFonts w:ascii="宋体" w:eastAsia="宋体" w:hAnsi="宋体"/>
                <w:color w:val="000000" w:themeColor="text1"/>
                <w:sz w:val="24"/>
                <w:szCs w:val="24"/>
              </w:rPr>
            </w:pPr>
            <w:del w:id="559" w:author="樱酱 钉宫" w:date="2023-11-12T00:36:00Z">
              <w:r w:rsidDel="005A31DC">
                <w:rPr>
                  <w:rFonts w:ascii="宋体" w:eastAsia="宋体" w:hAnsi="宋体" w:hint="eastAsia"/>
                  <w:color w:val="000000" w:themeColor="text1"/>
                  <w:sz w:val="24"/>
                  <w:szCs w:val="24"/>
                </w:rPr>
                <w:delText>192.168.0.254</w:delText>
              </w:r>
            </w:del>
          </w:p>
        </w:tc>
      </w:tr>
    </w:tbl>
    <w:p w14:paraId="2E00EB90" w14:textId="09252388" w:rsidR="008648E1" w:rsidDel="005A31DC" w:rsidRDefault="00F50128">
      <w:pPr>
        <w:numPr>
          <w:ilvl w:val="0"/>
          <w:numId w:val="1"/>
        </w:numPr>
        <w:spacing w:line="400" w:lineRule="exact"/>
        <w:ind w:left="839"/>
        <w:rPr>
          <w:del w:id="560" w:author="樱酱 钉宫" w:date="2023-11-12T00:36:00Z"/>
          <w:rFonts w:ascii="宋体" w:eastAsia="宋体" w:hAnsi="宋体" w:cs="宋体"/>
          <w:color w:val="000000" w:themeColor="text1"/>
          <w:sz w:val="24"/>
          <w:szCs w:val="24"/>
        </w:rPr>
      </w:pPr>
      <w:del w:id="561" w:author="樱酱 钉宫" w:date="2023-11-12T00:36:00Z">
        <w:r w:rsidDel="005A31DC">
          <w:rPr>
            <w:rFonts w:ascii="宋体" w:eastAsia="宋体" w:hAnsi="宋体" w:cs="宋体" w:hint="eastAsia"/>
            <w:color w:val="000000" w:themeColor="text1"/>
            <w:sz w:val="24"/>
            <w:szCs w:val="24"/>
          </w:rPr>
          <w:delText>按照下表的要求完成无线网络配置。</w:delText>
        </w:r>
      </w:del>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495"/>
        <w:gridCol w:w="3221"/>
      </w:tblGrid>
      <w:tr w:rsidR="008648E1" w:rsidDel="005A31DC" w14:paraId="25CE15F4" w14:textId="19BFF617">
        <w:trPr>
          <w:trHeight w:hRule="exact" w:val="485"/>
          <w:jc w:val="center"/>
          <w:del w:id="562" w:author="樱酱 钉宫" w:date="2023-11-12T00:36:00Z"/>
        </w:trPr>
        <w:tc>
          <w:tcPr>
            <w:tcW w:w="816" w:type="pct"/>
            <w:shd w:val="clear" w:color="auto" w:fill="BDD6EE"/>
            <w:vAlign w:val="center"/>
          </w:tcPr>
          <w:p w14:paraId="7459AFDA" w14:textId="1666A08D" w:rsidR="008648E1" w:rsidDel="005A31DC" w:rsidRDefault="00F50128">
            <w:pPr>
              <w:pStyle w:val="210"/>
              <w:shd w:val="clear" w:color="auto" w:fill="auto"/>
              <w:spacing w:after="0" w:line="240" w:lineRule="auto"/>
              <w:ind w:left="360" w:firstLine="0"/>
              <w:jc w:val="left"/>
              <w:rPr>
                <w:del w:id="563" w:author="樱酱 钉宫" w:date="2023-11-12T00:36:00Z"/>
                <w:rFonts w:ascii="宋体" w:eastAsia="宋体" w:hAnsi="宋体"/>
                <w:b/>
                <w:color w:val="000000" w:themeColor="text1"/>
                <w:sz w:val="24"/>
                <w:szCs w:val="24"/>
              </w:rPr>
            </w:pPr>
            <w:del w:id="564" w:author="樱酱 钉宫" w:date="2023-11-12T00:36:00Z">
              <w:r w:rsidDel="005A31DC">
                <w:rPr>
                  <w:rStyle w:val="210pt"/>
                  <w:rFonts w:ascii="宋体" w:eastAsia="宋体" w:hAnsi="宋体"/>
                  <w:b/>
                  <w:color w:val="000000" w:themeColor="text1"/>
                  <w:sz w:val="24"/>
                  <w:szCs w:val="24"/>
                </w:rPr>
                <w:delText>序号</w:delText>
              </w:r>
            </w:del>
          </w:p>
        </w:tc>
        <w:tc>
          <w:tcPr>
            <w:tcW w:w="1826" w:type="pct"/>
            <w:shd w:val="clear" w:color="auto" w:fill="BDD6EE"/>
            <w:vAlign w:val="center"/>
          </w:tcPr>
          <w:p w14:paraId="2FBC3568" w14:textId="379A3D52" w:rsidR="008648E1" w:rsidDel="005A31DC" w:rsidRDefault="00F50128">
            <w:pPr>
              <w:pStyle w:val="210"/>
              <w:shd w:val="clear" w:color="auto" w:fill="auto"/>
              <w:spacing w:after="0" w:line="240" w:lineRule="auto"/>
              <w:ind w:firstLine="0"/>
              <w:rPr>
                <w:del w:id="565" w:author="樱酱 钉宫" w:date="2023-11-12T00:36:00Z"/>
                <w:rFonts w:ascii="宋体" w:eastAsia="宋体" w:hAnsi="宋体"/>
                <w:b/>
                <w:color w:val="000000" w:themeColor="text1"/>
                <w:sz w:val="24"/>
                <w:szCs w:val="24"/>
              </w:rPr>
            </w:pPr>
            <w:del w:id="566" w:author="樱酱 钉宫" w:date="2023-11-12T00:36:00Z">
              <w:r w:rsidDel="005A31DC">
                <w:rPr>
                  <w:rStyle w:val="210pt"/>
                  <w:rFonts w:ascii="宋体" w:eastAsia="宋体" w:hAnsi="宋体"/>
                  <w:b/>
                  <w:color w:val="000000" w:themeColor="text1"/>
                  <w:sz w:val="24"/>
                  <w:szCs w:val="24"/>
                </w:rPr>
                <w:delText>网络配置项</w:delText>
              </w:r>
            </w:del>
          </w:p>
        </w:tc>
        <w:tc>
          <w:tcPr>
            <w:tcW w:w="2357" w:type="pct"/>
            <w:shd w:val="clear" w:color="auto" w:fill="BDD6EE"/>
            <w:vAlign w:val="center"/>
          </w:tcPr>
          <w:p w14:paraId="6259B052" w14:textId="35F52CAF" w:rsidR="008648E1" w:rsidDel="005A31DC" w:rsidRDefault="00F50128">
            <w:pPr>
              <w:pStyle w:val="210"/>
              <w:shd w:val="clear" w:color="auto" w:fill="auto"/>
              <w:spacing w:after="0" w:line="240" w:lineRule="auto"/>
              <w:ind w:firstLine="0"/>
              <w:rPr>
                <w:del w:id="567" w:author="樱酱 钉宫" w:date="2023-11-12T00:36:00Z"/>
                <w:rFonts w:ascii="宋体" w:eastAsia="宋体" w:hAnsi="宋体"/>
                <w:b/>
                <w:color w:val="000000" w:themeColor="text1"/>
                <w:sz w:val="24"/>
                <w:szCs w:val="24"/>
              </w:rPr>
            </w:pPr>
            <w:del w:id="568" w:author="樱酱 钉宫" w:date="2023-11-12T00:36:00Z">
              <w:r w:rsidDel="005A31DC">
                <w:rPr>
                  <w:rStyle w:val="210pt"/>
                  <w:rFonts w:ascii="宋体" w:eastAsia="宋体" w:hAnsi="宋体"/>
                  <w:b/>
                  <w:color w:val="000000" w:themeColor="text1"/>
                  <w:sz w:val="24"/>
                  <w:szCs w:val="24"/>
                </w:rPr>
                <w:delText>网络配置内容</w:delText>
              </w:r>
            </w:del>
          </w:p>
        </w:tc>
      </w:tr>
      <w:tr w:rsidR="008648E1" w:rsidDel="005A31DC" w14:paraId="4DC5A5E5" w14:textId="34947436">
        <w:trPr>
          <w:trHeight w:hRule="exact" w:val="475"/>
          <w:jc w:val="center"/>
          <w:del w:id="569" w:author="樱酱 钉宫" w:date="2023-11-12T00:36:00Z"/>
        </w:trPr>
        <w:tc>
          <w:tcPr>
            <w:tcW w:w="5000" w:type="pct"/>
            <w:gridSpan w:val="3"/>
            <w:shd w:val="clear" w:color="auto" w:fill="B4C6E7" w:themeFill="accent1" w:themeFillTint="66"/>
            <w:vAlign w:val="center"/>
          </w:tcPr>
          <w:p w14:paraId="6E2CF526" w14:textId="52201A0E" w:rsidR="008648E1" w:rsidDel="005A31DC" w:rsidRDefault="00F50128">
            <w:pPr>
              <w:pStyle w:val="210"/>
              <w:shd w:val="clear" w:color="auto" w:fill="auto"/>
              <w:spacing w:after="0" w:line="240" w:lineRule="auto"/>
              <w:ind w:left="140" w:firstLine="0"/>
              <w:jc w:val="left"/>
              <w:rPr>
                <w:del w:id="570" w:author="樱酱 钉宫" w:date="2023-11-12T00:36:00Z"/>
                <w:rStyle w:val="210pt"/>
                <w:rFonts w:ascii="宋体" w:eastAsia="宋体" w:hAnsi="宋体"/>
                <w:b/>
                <w:color w:val="000000" w:themeColor="text1"/>
                <w:sz w:val="24"/>
                <w:szCs w:val="24"/>
                <w:lang w:bidi="en-US"/>
              </w:rPr>
            </w:pPr>
            <w:del w:id="571" w:author="樱酱 钉宫" w:date="2023-11-12T00:36:00Z">
              <w:r w:rsidDel="005A31DC">
                <w:rPr>
                  <w:rStyle w:val="210pt"/>
                  <w:rFonts w:ascii="宋体" w:eastAsia="宋体" w:hAnsi="宋体" w:hint="eastAsia"/>
                  <w:b/>
                  <w:color w:val="000000" w:themeColor="text1"/>
                  <w:sz w:val="24"/>
                  <w:szCs w:val="24"/>
                  <w:lang w:bidi="en-US"/>
                </w:rPr>
                <w:delText>无线设置</w:delText>
              </w:r>
            </w:del>
          </w:p>
        </w:tc>
      </w:tr>
      <w:tr w:rsidR="008648E1" w:rsidDel="005A31DC" w14:paraId="330E07C2" w14:textId="313F643D">
        <w:trPr>
          <w:trHeight w:hRule="exact" w:val="475"/>
          <w:jc w:val="center"/>
          <w:del w:id="572" w:author="樱酱 钉宫" w:date="2023-11-12T00:36:00Z"/>
        </w:trPr>
        <w:tc>
          <w:tcPr>
            <w:tcW w:w="816" w:type="pct"/>
            <w:shd w:val="clear" w:color="auto" w:fill="FFFFFF"/>
            <w:vAlign w:val="center"/>
          </w:tcPr>
          <w:p w14:paraId="327A1C08" w14:textId="7ACA25A6" w:rsidR="008648E1" w:rsidDel="005A31DC" w:rsidRDefault="00F50128">
            <w:pPr>
              <w:pStyle w:val="210"/>
              <w:shd w:val="clear" w:color="auto" w:fill="auto"/>
              <w:spacing w:after="0" w:line="240" w:lineRule="auto"/>
              <w:ind w:firstLine="0"/>
              <w:rPr>
                <w:del w:id="573" w:author="樱酱 钉宫" w:date="2023-11-12T00:36:00Z"/>
                <w:rFonts w:ascii="宋体" w:eastAsia="宋体" w:hAnsi="宋体"/>
                <w:color w:val="000000" w:themeColor="text1"/>
                <w:sz w:val="24"/>
                <w:szCs w:val="24"/>
              </w:rPr>
            </w:pPr>
            <w:del w:id="574" w:author="樱酱 钉宫" w:date="2023-11-12T00:36:00Z">
              <w:r w:rsidDel="005A31DC">
                <w:rPr>
                  <w:rStyle w:val="210pt"/>
                  <w:rFonts w:ascii="宋体" w:eastAsia="宋体" w:hAnsi="宋体"/>
                  <w:color w:val="000000" w:themeColor="text1"/>
                  <w:sz w:val="24"/>
                  <w:szCs w:val="24"/>
                </w:rPr>
                <w:delText>1</w:delText>
              </w:r>
            </w:del>
          </w:p>
        </w:tc>
        <w:tc>
          <w:tcPr>
            <w:tcW w:w="1826" w:type="pct"/>
            <w:shd w:val="clear" w:color="auto" w:fill="FFFFFF"/>
            <w:vAlign w:val="center"/>
          </w:tcPr>
          <w:p w14:paraId="11923095" w14:textId="5661AE76" w:rsidR="008648E1" w:rsidDel="005A31DC" w:rsidRDefault="00F50128">
            <w:pPr>
              <w:pStyle w:val="210"/>
              <w:shd w:val="clear" w:color="auto" w:fill="auto"/>
              <w:spacing w:after="0" w:line="240" w:lineRule="auto"/>
              <w:ind w:firstLine="0"/>
              <w:jc w:val="left"/>
              <w:rPr>
                <w:del w:id="575" w:author="樱酱 钉宫" w:date="2023-11-12T00:36:00Z"/>
                <w:rFonts w:ascii="宋体" w:eastAsia="宋体" w:hAnsi="宋体"/>
                <w:color w:val="000000" w:themeColor="text1"/>
                <w:sz w:val="24"/>
                <w:szCs w:val="24"/>
              </w:rPr>
            </w:pPr>
            <w:del w:id="576" w:author="樱酱 钉宫" w:date="2023-11-12T00:36:00Z">
              <w:r w:rsidDel="005A31DC">
                <w:rPr>
                  <w:rStyle w:val="210pt"/>
                  <w:rFonts w:ascii="宋体" w:eastAsia="宋体" w:hAnsi="宋体" w:hint="eastAsia"/>
                  <w:color w:val="000000" w:themeColor="text1"/>
                  <w:sz w:val="24"/>
                  <w:szCs w:val="24"/>
                </w:rPr>
                <w:delText>无线网络功能</w:delText>
              </w:r>
            </w:del>
          </w:p>
        </w:tc>
        <w:tc>
          <w:tcPr>
            <w:tcW w:w="2357" w:type="pct"/>
            <w:shd w:val="clear" w:color="auto" w:fill="FFFFFF"/>
            <w:vAlign w:val="center"/>
          </w:tcPr>
          <w:p w14:paraId="305E7728" w14:textId="3FFB92E6" w:rsidR="008648E1" w:rsidDel="005A31DC" w:rsidRDefault="00F50128">
            <w:pPr>
              <w:pStyle w:val="210"/>
              <w:shd w:val="clear" w:color="auto" w:fill="auto"/>
              <w:spacing w:after="0" w:line="240" w:lineRule="auto"/>
              <w:ind w:left="140" w:firstLine="0"/>
              <w:jc w:val="left"/>
              <w:rPr>
                <w:del w:id="577" w:author="樱酱 钉宫" w:date="2023-11-12T00:36:00Z"/>
                <w:rFonts w:ascii="宋体" w:eastAsia="宋体" w:hAnsi="宋体"/>
                <w:color w:val="000000" w:themeColor="text1"/>
                <w:sz w:val="24"/>
                <w:szCs w:val="24"/>
              </w:rPr>
            </w:pPr>
            <w:del w:id="578" w:author="樱酱 钉宫" w:date="2023-11-12T00:36:00Z">
              <w:r w:rsidDel="005A31DC">
                <w:rPr>
                  <w:rFonts w:ascii="宋体" w:eastAsia="宋体" w:hAnsi="宋体" w:hint="eastAsia"/>
                  <w:color w:val="000000" w:themeColor="text1"/>
                  <w:sz w:val="24"/>
                  <w:szCs w:val="24"/>
                </w:rPr>
                <w:delText>关闭无线网络</w:delText>
              </w:r>
            </w:del>
          </w:p>
        </w:tc>
      </w:tr>
    </w:tbl>
    <w:p w14:paraId="3C4C693B" w14:textId="284E9756" w:rsidR="008648E1" w:rsidDel="005A31DC" w:rsidRDefault="00F50128">
      <w:pPr>
        <w:numPr>
          <w:ilvl w:val="0"/>
          <w:numId w:val="1"/>
        </w:numPr>
        <w:spacing w:line="400" w:lineRule="exact"/>
        <w:ind w:left="839"/>
        <w:rPr>
          <w:del w:id="579" w:author="樱酱 钉宫" w:date="2023-11-12T00:36:00Z"/>
          <w:rFonts w:ascii="宋体" w:eastAsia="宋体" w:hAnsi="宋体" w:cs="宋体"/>
          <w:color w:val="000000" w:themeColor="text1"/>
          <w:sz w:val="24"/>
          <w:szCs w:val="24"/>
          <w:lang w:val="zh-Hans" w:eastAsia="zh-Hans"/>
        </w:rPr>
      </w:pPr>
      <w:del w:id="580" w:author="樱酱 钉宫" w:date="2023-11-12T00:36:00Z">
        <w:r w:rsidDel="005A31DC">
          <w:rPr>
            <w:rFonts w:ascii="宋体" w:eastAsia="宋体" w:hAnsi="宋体" w:cs="宋体" w:hint="eastAsia"/>
            <w:color w:val="000000" w:themeColor="text1"/>
            <w:sz w:val="24"/>
            <w:szCs w:val="24"/>
          </w:rPr>
          <w:delText>按照下表的配置要求，通过对路由器LAN口IP设置，完成有线局域网络的搭建。</w:delText>
        </w:r>
      </w:del>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253"/>
        <w:gridCol w:w="3235"/>
      </w:tblGrid>
      <w:tr w:rsidR="008648E1" w:rsidDel="005A31DC" w14:paraId="6B452574" w14:textId="32851ABE">
        <w:trPr>
          <w:trHeight w:hRule="exact" w:val="485"/>
          <w:jc w:val="center"/>
          <w:del w:id="581" w:author="樱酱 钉宫" w:date="2023-11-12T00:36:00Z"/>
        </w:trPr>
        <w:tc>
          <w:tcPr>
            <w:tcW w:w="844" w:type="pct"/>
            <w:shd w:val="clear" w:color="auto" w:fill="BDD6EE"/>
            <w:vAlign w:val="center"/>
          </w:tcPr>
          <w:p w14:paraId="5A6DC869" w14:textId="17EF6317" w:rsidR="008648E1" w:rsidDel="005A31DC" w:rsidRDefault="00F50128">
            <w:pPr>
              <w:pStyle w:val="210"/>
              <w:shd w:val="clear" w:color="auto" w:fill="auto"/>
              <w:spacing w:after="0" w:line="240" w:lineRule="auto"/>
              <w:ind w:left="360" w:firstLine="0"/>
              <w:jc w:val="left"/>
              <w:rPr>
                <w:del w:id="582" w:author="樱酱 钉宫" w:date="2023-11-12T00:36:00Z"/>
                <w:rFonts w:ascii="宋体" w:eastAsia="宋体" w:hAnsi="宋体"/>
                <w:b/>
                <w:color w:val="000000" w:themeColor="text1"/>
                <w:sz w:val="24"/>
                <w:szCs w:val="24"/>
              </w:rPr>
            </w:pPr>
            <w:del w:id="583" w:author="樱酱 钉宫" w:date="2023-11-12T00:36:00Z">
              <w:r w:rsidDel="005A31DC">
                <w:rPr>
                  <w:rStyle w:val="210pt"/>
                  <w:rFonts w:ascii="宋体" w:eastAsia="宋体" w:hAnsi="宋体"/>
                  <w:b/>
                  <w:color w:val="000000" w:themeColor="text1"/>
                  <w:sz w:val="24"/>
                  <w:szCs w:val="24"/>
                </w:rPr>
                <w:delText>序号</w:delText>
              </w:r>
            </w:del>
          </w:p>
        </w:tc>
        <w:tc>
          <w:tcPr>
            <w:tcW w:w="1705" w:type="pct"/>
            <w:shd w:val="clear" w:color="auto" w:fill="BDD6EE"/>
            <w:vAlign w:val="center"/>
          </w:tcPr>
          <w:p w14:paraId="40AE4507" w14:textId="3C03ACFD" w:rsidR="008648E1" w:rsidDel="005A31DC" w:rsidRDefault="00F50128">
            <w:pPr>
              <w:pStyle w:val="210"/>
              <w:shd w:val="clear" w:color="auto" w:fill="auto"/>
              <w:spacing w:after="0" w:line="240" w:lineRule="auto"/>
              <w:ind w:firstLine="0"/>
              <w:rPr>
                <w:del w:id="584" w:author="樱酱 钉宫" w:date="2023-11-12T00:36:00Z"/>
                <w:rFonts w:ascii="宋体" w:eastAsia="宋体" w:hAnsi="宋体"/>
                <w:b/>
                <w:color w:val="000000" w:themeColor="text1"/>
                <w:sz w:val="24"/>
                <w:szCs w:val="24"/>
              </w:rPr>
            </w:pPr>
            <w:del w:id="585" w:author="樱酱 钉宫" w:date="2023-11-12T00:36:00Z">
              <w:r w:rsidDel="005A31DC">
                <w:rPr>
                  <w:rStyle w:val="210pt"/>
                  <w:rFonts w:ascii="宋体" w:eastAsia="宋体" w:hAnsi="宋体"/>
                  <w:b/>
                  <w:color w:val="000000" w:themeColor="text1"/>
                  <w:sz w:val="24"/>
                  <w:szCs w:val="24"/>
                </w:rPr>
                <w:delText>网络配置项</w:delText>
              </w:r>
            </w:del>
          </w:p>
        </w:tc>
        <w:tc>
          <w:tcPr>
            <w:tcW w:w="2449" w:type="pct"/>
            <w:shd w:val="clear" w:color="auto" w:fill="BDD6EE"/>
            <w:vAlign w:val="center"/>
          </w:tcPr>
          <w:p w14:paraId="789AF20F" w14:textId="2C902FC3" w:rsidR="008648E1" w:rsidDel="005A31DC" w:rsidRDefault="00F50128">
            <w:pPr>
              <w:pStyle w:val="210"/>
              <w:shd w:val="clear" w:color="auto" w:fill="auto"/>
              <w:spacing w:after="0" w:line="240" w:lineRule="auto"/>
              <w:ind w:firstLine="0"/>
              <w:rPr>
                <w:del w:id="586" w:author="樱酱 钉宫" w:date="2023-11-12T00:36:00Z"/>
                <w:rFonts w:ascii="宋体" w:eastAsia="宋体" w:hAnsi="宋体"/>
                <w:b/>
                <w:color w:val="000000" w:themeColor="text1"/>
                <w:sz w:val="24"/>
                <w:szCs w:val="24"/>
              </w:rPr>
            </w:pPr>
            <w:del w:id="587" w:author="樱酱 钉宫" w:date="2023-11-12T00:36:00Z">
              <w:r w:rsidDel="005A31DC">
                <w:rPr>
                  <w:rStyle w:val="210pt"/>
                  <w:rFonts w:ascii="宋体" w:eastAsia="宋体" w:hAnsi="宋体"/>
                  <w:b/>
                  <w:color w:val="000000" w:themeColor="text1"/>
                  <w:sz w:val="24"/>
                  <w:szCs w:val="24"/>
                </w:rPr>
                <w:delText>网络配置内容</w:delText>
              </w:r>
            </w:del>
          </w:p>
        </w:tc>
      </w:tr>
      <w:tr w:rsidR="008648E1" w:rsidDel="005A31DC" w14:paraId="36511E78" w14:textId="5434BD9E">
        <w:trPr>
          <w:trHeight w:hRule="exact" w:val="475"/>
          <w:jc w:val="center"/>
          <w:del w:id="588" w:author="樱酱 钉宫" w:date="2023-11-12T00:36:00Z"/>
        </w:trPr>
        <w:tc>
          <w:tcPr>
            <w:tcW w:w="844" w:type="pct"/>
            <w:shd w:val="clear" w:color="auto" w:fill="FFFFFF"/>
            <w:vAlign w:val="center"/>
          </w:tcPr>
          <w:p w14:paraId="56BAC4A8" w14:textId="6BDA3474" w:rsidR="008648E1" w:rsidDel="005A31DC" w:rsidRDefault="00F50128">
            <w:pPr>
              <w:pStyle w:val="210"/>
              <w:shd w:val="clear" w:color="auto" w:fill="auto"/>
              <w:spacing w:after="0" w:line="240" w:lineRule="auto"/>
              <w:ind w:firstLine="0"/>
              <w:rPr>
                <w:del w:id="589" w:author="樱酱 钉宫" w:date="2023-11-12T00:36:00Z"/>
                <w:rFonts w:ascii="宋体" w:eastAsia="宋体" w:hAnsi="宋体"/>
                <w:color w:val="000000" w:themeColor="text1"/>
                <w:sz w:val="24"/>
                <w:szCs w:val="24"/>
              </w:rPr>
            </w:pPr>
            <w:del w:id="590" w:author="樱酱 钉宫" w:date="2023-11-12T00:36:00Z">
              <w:r w:rsidDel="005A31DC">
                <w:rPr>
                  <w:rStyle w:val="210pt"/>
                  <w:rFonts w:ascii="宋体" w:eastAsia="宋体" w:hAnsi="宋体"/>
                  <w:color w:val="000000" w:themeColor="text1"/>
                  <w:sz w:val="24"/>
                  <w:szCs w:val="24"/>
                </w:rPr>
                <w:delText>1</w:delText>
              </w:r>
            </w:del>
          </w:p>
        </w:tc>
        <w:tc>
          <w:tcPr>
            <w:tcW w:w="1705" w:type="pct"/>
            <w:shd w:val="clear" w:color="auto" w:fill="FFFFFF"/>
            <w:vAlign w:val="center"/>
          </w:tcPr>
          <w:p w14:paraId="56174210" w14:textId="0224F851" w:rsidR="008648E1" w:rsidDel="005A31DC" w:rsidRDefault="00F50128">
            <w:pPr>
              <w:pStyle w:val="210"/>
              <w:shd w:val="clear" w:color="auto" w:fill="auto"/>
              <w:spacing w:after="0" w:line="240" w:lineRule="auto"/>
              <w:ind w:firstLine="0"/>
              <w:jc w:val="left"/>
              <w:rPr>
                <w:del w:id="591" w:author="樱酱 钉宫" w:date="2023-11-12T00:36:00Z"/>
                <w:rFonts w:ascii="宋体" w:eastAsia="宋体" w:hAnsi="宋体"/>
                <w:color w:val="000000" w:themeColor="text1"/>
                <w:sz w:val="24"/>
                <w:szCs w:val="24"/>
              </w:rPr>
            </w:pPr>
            <w:del w:id="592" w:author="樱酱 钉宫" w:date="2023-11-12T00:36:00Z">
              <w:r w:rsidDel="005A31DC">
                <w:rPr>
                  <w:rFonts w:ascii="宋体" w:eastAsia="宋体" w:hAnsi="宋体"/>
                  <w:color w:val="000000" w:themeColor="text1"/>
                  <w:sz w:val="24"/>
                  <w:szCs w:val="24"/>
                </w:rPr>
                <w:delText>LAN口IP</w:delText>
              </w:r>
              <w:r w:rsidDel="005A31DC">
                <w:rPr>
                  <w:rFonts w:ascii="宋体" w:eastAsia="宋体" w:hAnsi="宋体" w:hint="eastAsia"/>
                  <w:color w:val="000000" w:themeColor="text1"/>
                  <w:sz w:val="24"/>
                  <w:szCs w:val="24"/>
                </w:rPr>
                <w:delText>设置</w:delText>
              </w:r>
            </w:del>
          </w:p>
        </w:tc>
        <w:tc>
          <w:tcPr>
            <w:tcW w:w="2449" w:type="pct"/>
            <w:shd w:val="clear" w:color="auto" w:fill="FFFFFF"/>
            <w:vAlign w:val="center"/>
          </w:tcPr>
          <w:p w14:paraId="554E4244" w14:textId="23ECF30B" w:rsidR="008648E1" w:rsidDel="005A31DC" w:rsidRDefault="00F50128">
            <w:pPr>
              <w:pStyle w:val="210"/>
              <w:shd w:val="clear" w:color="auto" w:fill="auto"/>
              <w:spacing w:after="0" w:line="240" w:lineRule="auto"/>
              <w:ind w:left="140" w:firstLine="0"/>
              <w:jc w:val="left"/>
              <w:rPr>
                <w:del w:id="593" w:author="樱酱 钉宫" w:date="2023-11-12T00:36:00Z"/>
                <w:rFonts w:ascii="宋体" w:eastAsia="宋体" w:hAnsi="宋体"/>
                <w:color w:val="000000" w:themeColor="text1"/>
                <w:sz w:val="24"/>
                <w:szCs w:val="24"/>
              </w:rPr>
            </w:pPr>
            <w:del w:id="594" w:author="樱酱 钉宫" w:date="2023-11-12T00:36:00Z">
              <w:r w:rsidDel="005A31DC">
                <w:rPr>
                  <w:rStyle w:val="210pt"/>
                  <w:rFonts w:ascii="宋体" w:eastAsia="宋体" w:hAnsi="宋体"/>
                  <w:color w:val="000000" w:themeColor="text1"/>
                  <w:sz w:val="24"/>
                  <w:szCs w:val="24"/>
                  <w:lang w:bidi="en-US"/>
                </w:rPr>
                <w:delText>手动</w:delText>
              </w:r>
            </w:del>
          </w:p>
        </w:tc>
      </w:tr>
      <w:tr w:rsidR="008648E1" w:rsidDel="005A31DC" w14:paraId="65900700" w14:textId="539E0E09">
        <w:trPr>
          <w:trHeight w:hRule="exact" w:val="480"/>
          <w:jc w:val="center"/>
          <w:del w:id="595" w:author="樱酱 钉宫" w:date="2023-11-12T00:36:00Z"/>
        </w:trPr>
        <w:tc>
          <w:tcPr>
            <w:tcW w:w="844" w:type="pct"/>
            <w:shd w:val="clear" w:color="auto" w:fill="FFFFFF"/>
            <w:vAlign w:val="center"/>
          </w:tcPr>
          <w:p w14:paraId="610AAD6B" w14:textId="75E5C858" w:rsidR="008648E1" w:rsidDel="005A31DC" w:rsidRDefault="00F50128">
            <w:pPr>
              <w:pStyle w:val="210"/>
              <w:shd w:val="clear" w:color="auto" w:fill="auto"/>
              <w:spacing w:after="0" w:line="240" w:lineRule="auto"/>
              <w:ind w:firstLine="0"/>
              <w:rPr>
                <w:del w:id="596" w:author="樱酱 钉宫" w:date="2023-11-12T00:36:00Z"/>
                <w:rFonts w:ascii="宋体" w:eastAsia="宋体" w:hAnsi="宋体"/>
                <w:color w:val="000000" w:themeColor="text1"/>
                <w:sz w:val="24"/>
                <w:szCs w:val="24"/>
              </w:rPr>
            </w:pPr>
            <w:del w:id="597" w:author="樱酱 钉宫" w:date="2023-11-12T00:36:00Z">
              <w:r w:rsidDel="005A31DC">
                <w:rPr>
                  <w:rStyle w:val="210pt1"/>
                  <w:rFonts w:ascii="宋体" w:eastAsia="宋体" w:hAnsi="宋体"/>
                  <w:color w:val="000000" w:themeColor="text1"/>
                  <w:sz w:val="24"/>
                  <w:szCs w:val="24"/>
                </w:rPr>
                <w:delText>2</w:delText>
              </w:r>
            </w:del>
          </w:p>
        </w:tc>
        <w:tc>
          <w:tcPr>
            <w:tcW w:w="1705" w:type="pct"/>
            <w:shd w:val="clear" w:color="auto" w:fill="FFFFFF"/>
            <w:vAlign w:val="center"/>
          </w:tcPr>
          <w:p w14:paraId="71ABDB2D" w14:textId="4691EB80" w:rsidR="008648E1" w:rsidDel="005A31DC" w:rsidRDefault="00F50128">
            <w:pPr>
              <w:pStyle w:val="210"/>
              <w:shd w:val="clear" w:color="auto" w:fill="auto"/>
              <w:spacing w:after="0" w:line="240" w:lineRule="auto"/>
              <w:ind w:firstLine="0"/>
              <w:jc w:val="left"/>
              <w:rPr>
                <w:del w:id="598" w:author="樱酱 钉宫" w:date="2023-11-12T00:36:00Z"/>
                <w:rFonts w:ascii="宋体" w:eastAsia="宋体" w:hAnsi="宋体"/>
                <w:color w:val="000000" w:themeColor="text1"/>
                <w:sz w:val="24"/>
                <w:szCs w:val="24"/>
              </w:rPr>
            </w:pPr>
            <w:del w:id="599" w:author="樱酱 钉宫" w:date="2023-11-12T00:36:00Z">
              <w:r w:rsidDel="005A31DC">
                <w:rPr>
                  <w:rStyle w:val="210pt"/>
                  <w:rFonts w:ascii="宋体" w:eastAsia="宋体" w:hAnsi="宋体"/>
                  <w:color w:val="000000" w:themeColor="text1"/>
                  <w:sz w:val="24"/>
                  <w:szCs w:val="24"/>
                </w:rPr>
                <w:delText>IP地址</w:delText>
              </w:r>
            </w:del>
          </w:p>
        </w:tc>
        <w:tc>
          <w:tcPr>
            <w:tcW w:w="2449" w:type="pct"/>
            <w:shd w:val="clear" w:color="auto" w:fill="FFFFFF"/>
            <w:vAlign w:val="center"/>
          </w:tcPr>
          <w:p w14:paraId="69045078" w14:textId="2255E0CE" w:rsidR="008648E1" w:rsidDel="005A31DC" w:rsidRDefault="00F50128">
            <w:pPr>
              <w:pStyle w:val="210"/>
              <w:shd w:val="clear" w:color="auto" w:fill="auto"/>
              <w:spacing w:after="0" w:line="240" w:lineRule="auto"/>
              <w:ind w:left="140" w:firstLine="0"/>
              <w:jc w:val="left"/>
              <w:rPr>
                <w:del w:id="600" w:author="樱酱 钉宫" w:date="2023-11-12T00:36:00Z"/>
                <w:rFonts w:ascii="宋体" w:eastAsia="宋体" w:hAnsi="宋体"/>
                <w:color w:val="000000" w:themeColor="text1"/>
                <w:sz w:val="24"/>
                <w:szCs w:val="24"/>
              </w:rPr>
            </w:pPr>
            <w:del w:id="601" w:author="樱酱 钉宫" w:date="2023-11-12T00:36:00Z">
              <w:r w:rsidDel="005A31DC">
                <w:rPr>
                  <w:rStyle w:val="210pt"/>
                  <w:rFonts w:ascii="宋体" w:eastAsia="宋体" w:hAnsi="宋体"/>
                  <w:color w:val="000000" w:themeColor="text1"/>
                  <w:sz w:val="24"/>
                  <w:szCs w:val="24"/>
                  <w:lang w:eastAsia="en-US" w:bidi="en-US"/>
                </w:rPr>
                <w:delText>172.</w:delText>
              </w:r>
              <w:r w:rsidDel="005A31DC">
                <w:rPr>
                  <w:rStyle w:val="210pt"/>
                  <w:rFonts w:ascii="宋体" w:eastAsia="宋体" w:hAnsi="宋体"/>
                  <w:color w:val="000000" w:themeColor="text1"/>
                  <w:sz w:val="24"/>
                  <w:szCs w:val="24"/>
                  <w:lang w:bidi="en-US"/>
                </w:rPr>
                <w:delText>18</w:delText>
              </w:r>
              <w:r w:rsidDel="005A31DC">
                <w:rPr>
                  <w:rStyle w:val="210pt"/>
                  <w:rFonts w:ascii="宋体" w:eastAsia="宋体" w:hAnsi="宋体"/>
                  <w:color w:val="000000" w:themeColor="text1"/>
                  <w:sz w:val="24"/>
                  <w:szCs w:val="24"/>
                  <w:lang w:eastAsia="en-US" w:bidi="en-US"/>
                </w:rPr>
                <w:delText>.</w:delText>
              </w:r>
              <w:r w:rsidDel="005A31DC">
                <w:rPr>
                  <w:rStyle w:val="210pt"/>
                  <w:rFonts w:ascii="宋体" w:eastAsia="宋体" w:hAnsi="宋体"/>
                  <w:color w:val="000000" w:themeColor="text1"/>
                  <w:sz w:val="24"/>
                  <w:szCs w:val="24"/>
                </w:rPr>
                <w:delText>【工位号】</w:delText>
              </w:r>
              <w:r w:rsidDel="005A31DC">
                <w:rPr>
                  <w:rStyle w:val="210pt"/>
                  <w:rFonts w:ascii="宋体" w:eastAsia="宋体" w:hAnsi="宋体"/>
                  <w:color w:val="000000" w:themeColor="text1"/>
                  <w:sz w:val="24"/>
                  <w:szCs w:val="24"/>
                  <w:lang w:eastAsia="en-US" w:bidi="en-US"/>
                </w:rPr>
                <w:delText>.1</w:delText>
              </w:r>
              <w:r w:rsidDel="005A31DC">
                <w:rPr>
                  <w:rFonts w:ascii="宋体" w:eastAsia="宋体" w:hAnsi="宋体"/>
                  <w:color w:val="000000" w:themeColor="text1"/>
                  <w:sz w:val="24"/>
                  <w:szCs w:val="24"/>
                </w:rPr>
                <w:delText xml:space="preserve"> </w:delText>
              </w:r>
            </w:del>
          </w:p>
        </w:tc>
      </w:tr>
      <w:tr w:rsidR="008648E1" w:rsidDel="005A31DC" w14:paraId="56F72CA1" w14:textId="6EF762C1">
        <w:trPr>
          <w:trHeight w:hRule="exact" w:val="480"/>
          <w:jc w:val="center"/>
          <w:del w:id="602" w:author="樱酱 钉宫" w:date="2023-11-12T00:36:00Z"/>
        </w:trPr>
        <w:tc>
          <w:tcPr>
            <w:tcW w:w="844" w:type="pct"/>
            <w:shd w:val="clear" w:color="auto" w:fill="FFFFFF"/>
            <w:vAlign w:val="center"/>
          </w:tcPr>
          <w:p w14:paraId="61696B0E" w14:textId="5431E93B" w:rsidR="008648E1" w:rsidDel="005A31DC" w:rsidRDefault="00F50128">
            <w:pPr>
              <w:pStyle w:val="210"/>
              <w:shd w:val="clear" w:color="auto" w:fill="auto"/>
              <w:spacing w:after="0" w:line="240" w:lineRule="auto"/>
              <w:ind w:firstLine="0"/>
              <w:rPr>
                <w:del w:id="603" w:author="樱酱 钉宫" w:date="2023-11-12T00:36:00Z"/>
                <w:rFonts w:ascii="宋体" w:eastAsia="宋体" w:hAnsi="宋体"/>
                <w:color w:val="000000" w:themeColor="text1"/>
                <w:sz w:val="24"/>
                <w:szCs w:val="24"/>
              </w:rPr>
            </w:pPr>
            <w:del w:id="604" w:author="樱酱 钉宫" w:date="2023-11-12T00:36:00Z">
              <w:r w:rsidDel="005A31DC">
                <w:rPr>
                  <w:rStyle w:val="210pt"/>
                  <w:rFonts w:ascii="宋体" w:eastAsia="宋体" w:hAnsi="宋体"/>
                  <w:color w:val="000000" w:themeColor="text1"/>
                  <w:sz w:val="24"/>
                  <w:szCs w:val="24"/>
                </w:rPr>
                <w:delText>3</w:delText>
              </w:r>
            </w:del>
          </w:p>
        </w:tc>
        <w:tc>
          <w:tcPr>
            <w:tcW w:w="1705" w:type="pct"/>
            <w:shd w:val="clear" w:color="auto" w:fill="FFFFFF"/>
            <w:vAlign w:val="center"/>
          </w:tcPr>
          <w:p w14:paraId="243CF30C" w14:textId="773F7868" w:rsidR="008648E1" w:rsidDel="005A31DC" w:rsidRDefault="00F50128">
            <w:pPr>
              <w:pStyle w:val="210"/>
              <w:shd w:val="clear" w:color="auto" w:fill="auto"/>
              <w:spacing w:after="0" w:line="240" w:lineRule="auto"/>
              <w:ind w:firstLine="0"/>
              <w:jc w:val="left"/>
              <w:rPr>
                <w:del w:id="605" w:author="樱酱 钉宫" w:date="2023-11-12T00:36:00Z"/>
                <w:rFonts w:ascii="宋体" w:eastAsia="宋体" w:hAnsi="宋体"/>
                <w:color w:val="000000" w:themeColor="text1"/>
                <w:sz w:val="24"/>
                <w:szCs w:val="24"/>
              </w:rPr>
            </w:pPr>
            <w:del w:id="606" w:author="樱酱 钉宫" w:date="2023-11-12T00:36:00Z">
              <w:r w:rsidDel="005A31DC">
                <w:rPr>
                  <w:rStyle w:val="210pt"/>
                  <w:rFonts w:ascii="宋体" w:eastAsia="宋体" w:hAnsi="宋体" w:hint="eastAsia"/>
                  <w:color w:val="000000" w:themeColor="text1"/>
                  <w:sz w:val="24"/>
                  <w:szCs w:val="24"/>
                </w:rPr>
                <w:delText>子网掩码</w:delText>
              </w:r>
            </w:del>
          </w:p>
        </w:tc>
        <w:tc>
          <w:tcPr>
            <w:tcW w:w="2449" w:type="pct"/>
            <w:shd w:val="clear" w:color="auto" w:fill="FFFFFF"/>
            <w:vAlign w:val="center"/>
          </w:tcPr>
          <w:p w14:paraId="5144C99B" w14:textId="35FABB7C" w:rsidR="008648E1" w:rsidDel="005A31DC" w:rsidRDefault="00F50128">
            <w:pPr>
              <w:pStyle w:val="210"/>
              <w:shd w:val="clear" w:color="auto" w:fill="auto"/>
              <w:spacing w:after="0" w:line="240" w:lineRule="auto"/>
              <w:ind w:left="140" w:firstLine="0"/>
              <w:jc w:val="left"/>
              <w:rPr>
                <w:del w:id="607" w:author="樱酱 钉宫" w:date="2023-11-12T00:36:00Z"/>
                <w:rFonts w:ascii="宋体" w:eastAsia="宋体" w:hAnsi="宋体"/>
                <w:color w:val="000000" w:themeColor="text1"/>
                <w:sz w:val="24"/>
                <w:szCs w:val="24"/>
              </w:rPr>
            </w:pPr>
            <w:del w:id="608" w:author="樱酱 钉宫" w:date="2023-11-12T00:36:00Z">
              <w:r w:rsidDel="005A31DC">
                <w:rPr>
                  <w:rFonts w:ascii="宋体" w:eastAsia="宋体" w:hAnsi="宋体" w:hint="eastAsia"/>
                  <w:color w:val="000000" w:themeColor="text1"/>
                  <w:sz w:val="24"/>
                  <w:szCs w:val="24"/>
                </w:rPr>
                <w:delText>255.255.255.0</w:delText>
              </w:r>
            </w:del>
          </w:p>
        </w:tc>
      </w:tr>
    </w:tbl>
    <w:p w14:paraId="6377F6DA" w14:textId="3A6A715A" w:rsidR="008648E1" w:rsidDel="005A31DC" w:rsidRDefault="00F50128">
      <w:pPr>
        <w:numPr>
          <w:ilvl w:val="0"/>
          <w:numId w:val="1"/>
        </w:numPr>
        <w:spacing w:line="400" w:lineRule="exact"/>
        <w:ind w:left="839"/>
        <w:rPr>
          <w:del w:id="609" w:author="樱酱 钉宫" w:date="2023-11-12T00:36:00Z"/>
          <w:rFonts w:ascii="宋体" w:eastAsia="宋体" w:hAnsi="宋体" w:cs="宋体"/>
          <w:color w:val="000000" w:themeColor="text1"/>
          <w:sz w:val="24"/>
          <w:szCs w:val="24"/>
        </w:rPr>
      </w:pPr>
      <w:del w:id="610" w:author="樱酱 钉宫" w:date="2023-11-12T00:36:00Z">
        <w:r w:rsidDel="005A31DC">
          <w:rPr>
            <w:rFonts w:ascii="宋体" w:eastAsia="宋体" w:hAnsi="宋体" w:cs="宋体" w:hint="eastAsia"/>
            <w:color w:val="000000" w:themeColor="text1"/>
            <w:sz w:val="24"/>
            <w:szCs w:val="24"/>
          </w:rPr>
          <w:delText>将路由器、交换机、计算机、物联网应用开发终端、串口服务器、网络摄像头、物联网中心网关等设备组成局域网，并确保整个网络畅通。路由器LAN口</w:delText>
        </w:r>
        <w:r w:rsidDel="005A31DC">
          <w:rPr>
            <w:rFonts w:ascii="宋体" w:eastAsia="宋体" w:hAnsi="宋体" w:cs="宋体" w:hint="eastAsia"/>
            <w:b/>
            <w:bCs/>
            <w:color w:val="000000" w:themeColor="text1"/>
            <w:sz w:val="24"/>
            <w:szCs w:val="24"/>
          </w:rPr>
          <w:delText>数量不足</w:delText>
        </w:r>
        <w:r w:rsidDel="005A31DC">
          <w:rPr>
            <w:rFonts w:ascii="宋体" w:eastAsia="宋体" w:hAnsi="宋体" w:cs="宋体" w:hint="eastAsia"/>
            <w:color w:val="000000" w:themeColor="text1"/>
            <w:sz w:val="24"/>
            <w:szCs w:val="24"/>
          </w:rPr>
          <w:delText>，可使用交换机进行扩展LAN口的数量。</w:delText>
        </w:r>
      </w:del>
    </w:p>
    <w:p w14:paraId="0C45E549" w14:textId="1AF578CB" w:rsidR="008648E1" w:rsidDel="005A31DC" w:rsidRDefault="00F50128">
      <w:pPr>
        <w:pStyle w:val="210"/>
        <w:shd w:val="clear" w:color="auto" w:fill="auto"/>
        <w:spacing w:after="0" w:line="360" w:lineRule="auto"/>
        <w:ind w:firstLine="0"/>
        <w:jc w:val="both"/>
        <w:rPr>
          <w:del w:id="611" w:author="樱酱 钉宫" w:date="2023-11-12T00:36:00Z"/>
          <w:rFonts w:ascii="宋体" w:eastAsia="宋体" w:hAnsi="宋体"/>
          <w:b/>
          <w:bCs/>
          <w:color w:val="000000" w:themeColor="text1"/>
          <w:sz w:val="24"/>
          <w:szCs w:val="24"/>
        </w:rPr>
      </w:pPr>
      <w:del w:id="612" w:author="樱酱 钉宫" w:date="2023-11-12T00:36:00Z">
        <w:r w:rsidDel="005A31DC">
          <w:rPr>
            <w:rFonts w:ascii="宋体" w:eastAsia="宋体" w:hAnsi="宋体" w:hint="eastAsia"/>
            <w:b/>
            <w:bCs/>
            <w:color w:val="000000" w:themeColor="text1"/>
            <w:sz w:val="24"/>
            <w:szCs w:val="24"/>
          </w:rPr>
          <w:delText>完成以上任务后做以下步骤：</w:delText>
        </w:r>
      </w:del>
    </w:p>
    <w:p w14:paraId="7079DE0F" w14:textId="0218E4AA" w:rsidR="008648E1" w:rsidDel="005A31DC" w:rsidRDefault="00F50128">
      <w:pPr>
        <w:numPr>
          <w:ilvl w:val="0"/>
          <w:numId w:val="2"/>
        </w:numPr>
        <w:spacing w:line="400" w:lineRule="exact"/>
        <w:ind w:left="839"/>
        <w:rPr>
          <w:del w:id="613" w:author="樱酱 钉宫" w:date="2023-11-12T00:36:00Z"/>
          <w:rFonts w:ascii="Times New Roman" w:eastAsia="宋体" w:hAnsi="Times New Roman" w:cs="宋体"/>
          <w:bCs/>
          <w:color w:val="000000" w:themeColor="text1"/>
          <w:sz w:val="24"/>
          <w:szCs w:val="24"/>
        </w:rPr>
      </w:pPr>
      <w:del w:id="614" w:author="樱酱 钉宫" w:date="2023-11-12T00:36:00Z">
        <w:r w:rsidDel="005A31DC">
          <w:rPr>
            <w:rFonts w:ascii="Times New Roman" w:eastAsia="宋体" w:hAnsi="Times New Roman" w:cs="宋体" w:hint="eastAsia"/>
            <w:bCs/>
            <w:color w:val="000000" w:themeColor="text1"/>
            <w:sz w:val="24"/>
            <w:szCs w:val="24"/>
          </w:rPr>
          <w:delText>WAN</w:delText>
        </w:r>
        <w:r w:rsidDel="005A31DC">
          <w:rPr>
            <w:rFonts w:ascii="Times New Roman" w:eastAsia="宋体" w:hAnsi="Times New Roman" w:cs="宋体" w:hint="eastAsia"/>
            <w:bCs/>
            <w:color w:val="000000" w:themeColor="text1"/>
            <w:sz w:val="24"/>
            <w:szCs w:val="24"/>
          </w:rPr>
          <w:delText>口配置完成后，将</w:delText>
        </w:r>
        <w:r w:rsidDel="005A31DC">
          <w:rPr>
            <w:rFonts w:ascii="Times New Roman" w:eastAsia="宋体" w:hAnsi="Times New Roman" w:cs="宋体" w:hint="eastAsia"/>
            <w:bCs/>
            <w:color w:val="000000" w:themeColor="text1"/>
            <w:sz w:val="24"/>
            <w:szCs w:val="24"/>
          </w:rPr>
          <w:delText>WAN</w:delText>
        </w:r>
        <w:r w:rsidDel="005A31DC">
          <w:rPr>
            <w:rFonts w:ascii="Times New Roman" w:eastAsia="宋体" w:hAnsi="Times New Roman" w:cs="宋体" w:hint="eastAsia"/>
            <w:bCs/>
            <w:color w:val="000000" w:themeColor="text1"/>
            <w:sz w:val="24"/>
            <w:szCs w:val="24"/>
          </w:rPr>
          <w:delText>口配置界面截图，另存为</w:delText>
        </w:r>
        <w:r w:rsidDel="005A31DC">
          <w:rPr>
            <w:rFonts w:ascii="Times New Roman" w:eastAsia="宋体" w:hAnsi="Times New Roman" w:cs="宋体" w:hint="eastAsia"/>
            <w:bCs/>
            <w:color w:val="000000" w:themeColor="text1"/>
            <w:sz w:val="24"/>
            <w:szCs w:val="24"/>
          </w:rPr>
          <w:delText>A-5-1.jpg</w:delText>
        </w:r>
        <w:r w:rsidDel="005A31DC">
          <w:rPr>
            <w:rFonts w:ascii="Times New Roman" w:eastAsia="宋体" w:hAnsi="Times New Roman" w:cs="宋体" w:hint="eastAsia"/>
            <w:bCs/>
            <w:color w:val="000000" w:themeColor="text1"/>
            <w:sz w:val="24"/>
            <w:szCs w:val="24"/>
          </w:rPr>
          <w:delText>。要求截图中可以看到要求配置的信息。</w:delText>
        </w:r>
      </w:del>
    </w:p>
    <w:p w14:paraId="0E48DCAA" w14:textId="5BBD6A07" w:rsidR="008648E1" w:rsidDel="005A31DC" w:rsidRDefault="00F50128">
      <w:pPr>
        <w:numPr>
          <w:ilvl w:val="0"/>
          <w:numId w:val="2"/>
        </w:numPr>
        <w:spacing w:line="400" w:lineRule="exact"/>
        <w:ind w:left="839"/>
        <w:rPr>
          <w:del w:id="615" w:author="樱酱 钉宫" w:date="2023-11-12T00:36:00Z"/>
          <w:rFonts w:ascii="Times New Roman" w:eastAsia="宋体" w:hAnsi="Times New Roman" w:cs="宋体"/>
          <w:bCs/>
          <w:color w:val="000000" w:themeColor="text1"/>
          <w:sz w:val="24"/>
          <w:szCs w:val="24"/>
        </w:rPr>
      </w:pPr>
      <w:del w:id="616" w:author="樱酱 钉宫" w:date="2023-11-12T00:36:00Z">
        <w:r w:rsidDel="005A31DC">
          <w:rPr>
            <w:rFonts w:ascii="Times New Roman" w:eastAsia="宋体" w:hAnsi="Times New Roman" w:cs="宋体" w:hint="eastAsia"/>
            <w:color w:val="000000" w:themeColor="text1"/>
            <w:sz w:val="24"/>
            <w:szCs w:val="24"/>
          </w:rPr>
          <w:delText>无线配置完成后，将路由器关闭无线网络设置的界面截屏，另存位</w:delText>
        </w:r>
        <w:r w:rsidDel="005A31DC">
          <w:rPr>
            <w:rFonts w:ascii="Times New Roman" w:eastAsia="宋体" w:hAnsi="Times New Roman" w:cs="宋体" w:hint="eastAsia"/>
            <w:color w:val="000000" w:themeColor="text1"/>
            <w:sz w:val="24"/>
            <w:szCs w:val="24"/>
          </w:rPr>
          <w:delText>A-5-2.jpg</w:delText>
        </w:r>
        <w:r w:rsidDel="005A31DC">
          <w:rPr>
            <w:rFonts w:ascii="Times New Roman" w:eastAsia="宋体" w:hAnsi="Times New Roman" w:cs="宋体" w:hint="eastAsia"/>
            <w:color w:val="000000" w:themeColor="text1"/>
            <w:sz w:val="24"/>
            <w:szCs w:val="24"/>
          </w:rPr>
          <w:delText>。</w:delText>
        </w:r>
        <w:r w:rsidDel="005A31DC">
          <w:rPr>
            <w:rFonts w:ascii="Times New Roman" w:eastAsia="宋体" w:hAnsi="Times New Roman" w:cs="宋体" w:hint="eastAsia"/>
            <w:bCs/>
            <w:color w:val="000000" w:themeColor="text1"/>
            <w:sz w:val="24"/>
            <w:szCs w:val="24"/>
          </w:rPr>
          <w:delText>要求截图中可以看到关闭了无线网络功能。</w:delText>
        </w:r>
      </w:del>
    </w:p>
    <w:p w14:paraId="1C4618F0" w14:textId="7E18731F" w:rsidR="008648E1" w:rsidDel="005A31DC" w:rsidRDefault="00F50128">
      <w:pPr>
        <w:numPr>
          <w:ilvl w:val="0"/>
          <w:numId w:val="2"/>
        </w:numPr>
        <w:spacing w:line="400" w:lineRule="exact"/>
        <w:ind w:left="839"/>
        <w:rPr>
          <w:del w:id="617" w:author="樱酱 钉宫" w:date="2023-11-12T00:36:00Z"/>
          <w:rFonts w:ascii="Times New Roman" w:eastAsia="宋体" w:hAnsi="Times New Roman" w:cs="宋体"/>
          <w:color w:val="000000" w:themeColor="text1"/>
          <w:sz w:val="24"/>
          <w:szCs w:val="24"/>
        </w:rPr>
      </w:pPr>
      <w:del w:id="618" w:author="樱酱 钉宫" w:date="2023-11-12T00:36:00Z">
        <w:r w:rsidDel="005A31DC">
          <w:rPr>
            <w:rFonts w:ascii="Times New Roman" w:eastAsia="宋体" w:hAnsi="Times New Roman" w:cs="宋体" w:hint="eastAsia"/>
            <w:color w:val="000000" w:themeColor="text1"/>
            <w:sz w:val="24"/>
            <w:szCs w:val="24"/>
          </w:rPr>
          <w:delText>LAN</w:delText>
        </w:r>
        <w:r w:rsidDel="005A31DC">
          <w:rPr>
            <w:rFonts w:ascii="Times New Roman" w:eastAsia="宋体" w:hAnsi="Times New Roman" w:cs="宋体" w:hint="eastAsia"/>
            <w:color w:val="000000" w:themeColor="text1"/>
            <w:sz w:val="24"/>
            <w:szCs w:val="24"/>
          </w:rPr>
          <w:delText>口配置完成后，将路由器的</w:delText>
        </w:r>
        <w:r w:rsidDel="005A31DC">
          <w:rPr>
            <w:rFonts w:ascii="Times New Roman" w:eastAsia="宋体" w:hAnsi="Times New Roman" w:cs="宋体" w:hint="eastAsia"/>
            <w:color w:val="000000" w:themeColor="text1"/>
            <w:sz w:val="24"/>
            <w:szCs w:val="24"/>
          </w:rPr>
          <w:delText>LAN</w:delText>
        </w:r>
        <w:r w:rsidDel="005A31DC">
          <w:rPr>
            <w:rFonts w:ascii="Times New Roman" w:eastAsia="宋体" w:hAnsi="Times New Roman" w:cs="宋体" w:hint="eastAsia"/>
            <w:color w:val="000000" w:themeColor="text1"/>
            <w:sz w:val="24"/>
            <w:szCs w:val="24"/>
          </w:rPr>
          <w:delText>口配置界面截图，另存为</w:delText>
        </w:r>
        <w:r w:rsidDel="005A31DC">
          <w:rPr>
            <w:rFonts w:ascii="Times New Roman" w:eastAsia="宋体" w:hAnsi="Times New Roman" w:cs="宋体" w:hint="eastAsia"/>
            <w:color w:val="000000" w:themeColor="text1"/>
            <w:sz w:val="24"/>
            <w:szCs w:val="24"/>
          </w:rPr>
          <w:delText>A-5-3.jpg</w:delText>
        </w:r>
        <w:r w:rsidDel="005A31DC">
          <w:rPr>
            <w:rFonts w:ascii="Times New Roman" w:eastAsia="宋体" w:hAnsi="Times New Roman" w:cs="宋体" w:hint="eastAsia"/>
            <w:color w:val="000000" w:themeColor="text1"/>
            <w:sz w:val="24"/>
            <w:szCs w:val="24"/>
          </w:rPr>
          <w:delText>。</w:delText>
        </w:r>
        <w:r w:rsidDel="005A31DC">
          <w:rPr>
            <w:rFonts w:ascii="Times New Roman" w:eastAsia="宋体" w:hAnsi="Times New Roman" w:cs="宋体" w:hint="eastAsia"/>
            <w:bCs/>
            <w:color w:val="000000" w:themeColor="text1"/>
            <w:sz w:val="24"/>
            <w:szCs w:val="24"/>
          </w:rPr>
          <w:delText>要求截图中可以看到要求配置的信息</w:delText>
        </w:r>
        <w:r w:rsidDel="005A31DC">
          <w:rPr>
            <w:rFonts w:ascii="Times New Roman" w:eastAsia="宋体" w:hAnsi="Times New Roman" w:cs="宋体" w:hint="eastAsia"/>
            <w:color w:val="000000" w:themeColor="text1"/>
            <w:sz w:val="24"/>
            <w:szCs w:val="24"/>
          </w:rPr>
          <w:delText>。</w:delText>
        </w:r>
      </w:del>
    </w:p>
    <w:p w14:paraId="483764FC" w14:textId="517756AE" w:rsidR="008648E1" w:rsidDel="005A31DC" w:rsidRDefault="00F50128">
      <w:pPr>
        <w:pStyle w:val="4"/>
        <w:spacing w:before="160" w:after="160" w:line="360" w:lineRule="auto"/>
        <w:rPr>
          <w:del w:id="619" w:author="樱酱 钉宫" w:date="2023-11-12T00:36:00Z"/>
          <w:rFonts w:ascii="宋体" w:eastAsia="宋体" w:hAnsi="宋体" w:cs="宋体"/>
          <w:color w:val="000000" w:themeColor="text1"/>
          <w:sz w:val="24"/>
          <w:szCs w:val="24"/>
        </w:rPr>
      </w:pPr>
      <w:del w:id="620" w:author="樱酱 钉宫" w:date="2023-11-12T00:36:00Z">
        <w:r w:rsidDel="005A31DC">
          <w:rPr>
            <w:rFonts w:ascii="宋体" w:eastAsia="宋体" w:hAnsi="宋体" w:cs="宋体" w:hint="eastAsia"/>
            <w:color w:val="000000" w:themeColor="text1"/>
            <w:sz w:val="24"/>
            <w:szCs w:val="24"/>
          </w:rPr>
          <w:delText xml:space="preserve">2、局域网各设备 IP 配置 </w:delText>
        </w:r>
      </w:del>
    </w:p>
    <w:p w14:paraId="102A016C" w14:textId="7BD914A6" w:rsidR="008648E1" w:rsidDel="005A31DC" w:rsidRDefault="00F50128">
      <w:pPr>
        <w:pStyle w:val="210"/>
        <w:shd w:val="clear" w:color="auto" w:fill="auto"/>
        <w:spacing w:after="0" w:line="360" w:lineRule="auto"/>
        <w:ind w:firstLine="0"/>
        <w:jc w:val="both"/>
        <w:rPr>
          <w:del w:id="621" w:author="樱酱 钉宫" w:date="2023-11-12T00:36:00Z"/>
          <w:rFonts w:ascii="宋体" w:eastAsia="宋体" w:hAnsi="宋体"/>
          <w:color w:val="000000" w:themeColor="text1"/>
          <w:sz w:val="24"/>
          <w:szCs w:val="24"/>
        </w:rPr>
      </w:pPr>
      <w:del w:id="622" w:author="樱酱 钉宫" w:date="2023-11-12T00:36:00Z">
        <w:r w:rsidDel="005A31DC">
          <w:rPr>
            <w:rFonts w:ascii="宋体" w:eastAsia="宋体" w:hAnsi="宋体" w:hint="eastAsia"/>
            <w:b/>
            <w:bCs/>
            <w:color w:val="000000" w:themeColor="text1"/>
            <w:sz w:val="24"/>
            <w:szCs w:val="24"/>
          </w:rPr>
          <w:delText>任务要求：</w:delText>
        </w:r>
      </w:del>
    </w:p>
    <w:p w14:paraId="368558F6" w14:textId="46A89144" w:rsidR="008648E1" w:rsidDel="005A31DC" w:rsidRDefault="00F50128">
      <w:pPr>
        <w:numPr>
          <w:ilvl w:val="0"/>
          <w:numId w:val="1"/>
        </w:numPr>
        <w:spacing w:line="400" w:lineRule="exact"/>
        <w:ind w:left="839"/>
        <w:rPr>
          <w:del w:id="623" w:author="樱酱 钉宫" w:date="2023-11-12T00:36:00Z"/>
          <w:color w:val="000000" w:themeColor="text1"/>
        </w:rPr>
      </w:pPr>
      <w:del w:id="624" w:author="樱酱 钉宫" w:date="2023-11-12T00:36:00Z">
        <w:r w:rsidDel="005A31DC">
          <w:rPr>
            <w:rFonts w:ascii="宋体" w:eastAsia="宋体" w:hAnsi="宋体" w:cs="宋体" w:hint="eastAsia"/>
            <w:color w:val="000000" w:themeColor="text1"/>
            <w:sz w:val="24"/>
            <w:szCs w:val="24"/>
          </w:rPr>
          <w:delText>按照下表的内容完成对局域网中各个网络设备IP地址、子网掩码、网关地址等的设定，并保证各个网络设备的通畅。各设备网络接口方式自行设定。</w:delText>
        </w:r>
      </w:del>
    </w:p>
    <w:p w14:paraId="34B2AF35" w14:textId="4BD9C554" w:rsidR="008648E1" w:rsidDel="005A31DC" w:rsidRDefault="008648E1">
      <w:pPr>
        <w:tabs>
          <w:tab w:val="left" w:pos="420"/>
        </w:tabs>
        <w:rPr>
          <w:del w:id="625" w:author="樱酱 钉宫" w:date="2023-11-12T00:36:00Z"/>
          <w:color w:val="000000" w:themeColor="text1"/>
        </w:rPr>
      </w:pPr>
    </w:p>
    <w:tbl>
      <w:tblPr>
        <w:tblStyle w:val="af6"/>
        <w:tblW w:w="0" w:type="auto"/>
        <w:jc w:val="center"/>
        <w:tblLook w:val="04A0" w:firstRow="1" w:lastRow="0" w:firstColumn="1" w:lastColumn="0" w:noHBand="0" w:noVBand="1"/>
      </w:tblPr>
      <w:tblGrid>
        <w:gridCol w:w="790"/>
        <w:gridCol w:w="2896"/>
        <w:gridCol w:w="3969"/>
      </w:tblGrid>
      <w:tr w:rsidR="008648E1" w:rsidDel="005A31DC" w14:paraId="03D3ABF9" w14:textId="44D5422E">
        <w:trPr>
          <w:trHeight w:val="505"/>
          <w:jc w:val="center"/>
          <w:del w:id="626" w:author="樱酱 钉宫" w:date="2023-11-12T00:36:00Z"/>
        </w:trPr>
        <w:tc>
          <w:tcPr>
            <w:tcW w:w="790" w:type="dxa"/>
            <w:shd w:val="clear" w:color="auto" w:fill="B4C6E7" w:themeFill="accent1" w:themeFillTint="66"/>
            <w:vAlign w:val="center"/>
          </w:tcPr>
          <w:p w14:paraId="45F855ED" w14:textId="0A9863E5" w:rsidR="008648E1" w:rsidDel="005A31DC" w:rsidRDefault="00F50128">
            <w:pPr>
              <w:pStyle w:val="210"/>
              <w:shd w:val="clear" w:color="auto" w:fill="auto"/>
              <w:spacing w:after="0" w:line="240" w:lineRule="auto"/>
              <w:ind w:firstLine="0"/>
              <w:rPr>
                <w:del w:id="627" w:author="樱酱 钉宫" w:date="2023-11-12T00:36:00Z"/>
                <w:rFonts w:ascii="宋体" w:eastAsia="宋体" w:hAnsi="宋体"/>
                <w:b/>
                <w:color w:val="000000" w:themeColor="text1"/>
                <w:kern w:val="0"/>
                <w:sz w:val="24"/>
                <w:szCs w:val="24"/>
              </w:rPr>
            </w:pPr>
            <w:del w:id="628" w:author="樱酱 钉宫" w:date="2023-11-12T00:36:00Z">
              <w:r w:rsidDel="005A31DC">
                <w:rPr>
                  <w:rStyle w:val="210pt"/>
                  <w:rFonts w:ascii="宋体" w:eastAsia="宋体" w:hAnsi="宋体"/>
                  <w:b/>
                  <w:color w:val="000000" w:themeColor="text1"/>
                  <w:kern w:val="0"/>
                  <w:sz w:val="24"/>
                  <w:szCs w:val="24"/>
                </w:rPr>
                <w:delText>序号</w:delText>
              </w:r>
            </w:del>
          </w:p>
        </w:tc>
        <w:tc>
          <w:tcPr>
            <w:tcW w:w="2896" w:type="dxa"/>
            <w:shd w:val="clear" w:color="auto" w:fill="B4C6E7" w:themeFill="accent1" w:themeFillTint="66"/>
            <w:vAlign w:val="center"/>
          </w:tcPr>
          <w:p w14:paraId="63053E7C" w14:textId="2869BFF2" w:rsidR="008648E1" w:rsidDel="005A31DC" w:rsidRDefault="00F50128">
            <w:pPr>
              <w:pStyle w:val="210"/>
              <w:shd w:val="clear" w:color="auto" w:fill="auto"/>
              <w:spacing w:after="0" w:line="240" w:lineRule="auto"/>
              <w:ind w:firstLine="0"/>
              <w:jc w:val="left"/>
              <w:rPr>
                <w:del w:id="629" w:author="樱酱 钉宫" w:date="2023-11-12T00:36:00Z"/>
                <w:rFonts w:ascii="宋体" w:eastAsia="宋体" w:hAnsi="宋体"/>
                <w:b/>
                <w:color w:val="000000" w:themeColor="text1"/>
                <w:kern w:val="0"/>
                <w:sz w:val="24"/>
                <w:szCs w:val="24"/>
              </w:rPr>
            </w:pPr>
            <w:del w:id="630" w:author="樱酱 钉宫" w:date="2023-11-12T00:36:00Z">
              <w:r w:rsidDel="005A31DC">
                <w:rPr>
                  <w:rStyle w:val="210pt"/>
                  <w:rFonts w:ascii="宋体" w:eastAsia="宋体" w:hAnsi="宋体"/>
                  <w:b/>
                  <w:color w:val="000000" w:themeColor="text1"/>
                  <w:kern w:val="0"/>
                  <w:sz w:val="24"/>
                  <w:szCs w:val="24"/>
                </w:rPr>
                <w:delText>设备名称</w:delText>
              </w:r>
            </w:del>
          </w:p>
        </w:tc>
        <w:tc>
          <w:tcPr>
            <w:tcW w:w="3969" w:type="dxa"/>
            <w:shd w:val="clear" w:color="auto" w:fill="B4C6E7" w:themeFill="accent1" w:themeFillTint="66"/>
            <w:vAlign w:val="center"/>
          </w:tcPr>
          <w:p w14:paraId="5B3B0FA2" w14:textId="12A45172" w:rsidR="008648E1" w:rsidDel="005A31DC" w:rsidRDefault="00F50128">
            <w:pPr>
              <w:pStyle w:val="210"/>
              <w:shd w:val="clear" w:color="auto" w:fill="auto"/>
              <w:spacing w:after="0" w:line="240" w:lineRule="auto"/>
              <w:ind w:firstLine="0"/>
              <w:jc w:val="left"/>
              <w:rPr>
                <w:del w:id="631" w:author="樱酱 钉宫" w:date="2023-11-12T00:36:00Z"/>
                <w:rFonts w:ascii="宋体" w:eastAsia="宋体" w:hAnsi="宋体"/>
                <w:b/>
                <w:color w:val="000000" w:themeColor="text1"/>
                <w:kern w:val="0"/>
                <w:sz w:val="24"/>
                <w:szCs w:val="24"/>
              </w:rPr>
            </w:pPr>
            <w:del w:id="632" w:author="樱酱 钉宫" w:date="2023-11-12T00:36:00Z">
              <w:r w:rsidDel="005A31DC">
                <w:rPr>
                  <w:rStyle w:val="210pt"/>
                  <w:rFonts w:ascii="宋体" w:eastAsia="宋体" w:hAnsi="宋体"/>
                  <w:b/>
                  <w:color w:val="000000" w:themeColor="text1"/>
                  <w:kern w:val="0"/>
                  <w:sz w:val="24"/>
                  <w:szCs w:val="24"/>
                </w:rPr>
                <w:delText>配置内容</w:delText>
              </w:r>
            </w:del>
          </w:p>
        </w:tc>
      </w:tr>
      <w:tr w:rsidR="008648E1" w:rsidDel="005A31DC" w14:paraId="2AACACC2" w14:textId="3B7B217E">
        <w:trPr>
          <w:trHeight w:val="505"/>
          <w:jc w:val="center"/>
          <w:del w:id="633" w:author="樱酱 钉宫" w:date="2023-11-12T00:36:00Z"/>
        </w:trPr>
        <w:tc>
          <w:tcPr>
            <w:tcW w:w="790" w:type="dxa"/>
            <w:vAlign w:val="center"/>
          </w:tcPr>
          <w:p w14:paraId="6A791512" w14:textId="183D06F6" w:rsidR="008648E1" w:rsidDel="005A31DC" w:rsidRDefault="00F50128">
            <w:pPr>
              <w:pStyle w:val="210"/>
              <w:shd w:val="clear" w:color="auto" w:fill="auto"/>
              <w:spacing w:after="0" w:line="240" w:lineRule="auto"/>
              <w:ind w:firstLine="0"/>
              <w:rPr>
                <w:del w:id="634" w:author="樱酱 钉宫" w:date="2023-11-12T00:36:00Z"/>
                <w:rFonts w:ascii="宋体" w:eastAsia="宋体" w:hAnsi="宋体"/>
                <w:color w:val="000000" w:themeColor="text1"/>
                <w:kern w:val="0"/>
                <w:sz w:val="24"/>
                <w:szCs w:val="24"/>
              </w:rPr>
            </w:pPr>
            <w:del w:id="635" w:author="樱酱 钉宫" w:date="2023-11-12T00:36:00Z">
              <w:r w:rsidDel="005A31DC">
                <w:rPr>
                  <w:rStyle w:val="210pt"/>
                  <w:rFonts w:ascii="宋体" w:eastAsia="宋体" w:hAnsi="宋体"/>
                  <w:color w:val="000000" w:themeColor="text1"/>
                  <w:kern w:val="0"/>
                  <w:sz w:val="24"/>
                  <w:szCs w:val="24"/>
                </w:rPr>
                <w:delText>1</w:delText>
              </w:r>
            </w:del>
          </w:p>
        </w:tc>
        <w:tc>
          <w:tcPr>
            <w:tcW w:w="2896" w:type="dxa"/>
            <w:vAlign w:val="center"/>
          </w:tcPr>
          <w:p w14:paraId="422A346C" w14:textId="689E025A" w:rsidR="008648E1" w:rsidDel="005A31DC" w:rsidRDefault="00F50128">
            <w:pPr>
              <w:pStyle w:val="210"/>
              <w:shd w:val="clear" w:color="auto" w:fill="auto"/>
              <w:spacing w:after="0" w:line="240" w:lineRule="auto"/>
              <w:ind w:firstLine="0"/>
              <w:jc w:val="left"/>
              <w:rPr>
                <w:del w:id="636" w:author="樱酱 钉宫" w:date="2023-11-12T00:36:00Z"/>
                <w:rFonts w:ascii="宋体" w:eastAsia="宋体" w:hAnsi="宋体"/>
                <w:color w:val="000000" w:themeColor="text1"/>
                <w:kern w:val="0"/>
                <w:sz w:val="24"/>
                <w:szCs w:val="24"/>
              </w:rPr>
            </w:pPr>
            <w:del w:id="637" w:author="樱酱 钉宫" w:date="2023-11-12T00:36:00Z">
              <w:r w:rsidDel="005A31DC">
                <w:rPr>
                  <w:rStyle w:val="210pt"/>
                  <w:rFonts w:ascii="宋体" w:eastAsia="宋体" w:hAnsi="宋体"/>
                  <w:color w:val="000000" w:themeColor="text1"/>
                  <w:kern w:val="0"/>
                  <w:sz w:val="24"/>
                  <w:szCs w:val="24"/>
                </w:rPr>
                <w:delText>服务器</w:delText>
              </w:r>
            </w:del>
          </w:p>
        </w:tc>
        <w:tc>
          <w:tcPr>
            <w:tcW w:w="3969" w:type="dxa"/>
            <w:vAlign w:val="center"/>
          </w:tcPr>
          <w:p w14:paraId="6829E7C0" w14:textId="5AE91944" w:rsidR="008648E1" w:rsidDel="005A31DC" w:rsidRDefault="00F50128">
            <w:pPr>
              <w:pStyle w:val="210"/>
              <w:shd w:val="clear" w:color="auto" w:fill="auto"/>
              <w:spacing w:after="0" w:line="240" w:lineRule="auto"/>
              <w:ind w:firstLine="0"/>
              <w:jc w:val="left"/>
              <w:rPr>
                <w:del w:id="638" w:author="樱酱 钉宫" w:date="2023-11-12T00:36:00Z"/>
                <w:rFonts w:ascii="宋体" w:eastAsia="宋体" w:hAnsi="宋体"/>
                <w:color w:val="000000" w:themeColor="text1"/>
                <w:kern w:val="0"/>
                <w:sz w:val="24"/>
                <w:szCs w:val="24"/>
              </w:rPr>
            </w:pPr>
            <w:del w:id="639" w:author="樱酱 钉宫" w:date="2023-11-12T00:36:00Z">
              <w:r w:rsidDel="005A31DC">
                <w:rPr>
                  <w:rStyle w:val="2Calibri"/>
                  <w:rFonts w:ascii="宋体" w:eastAsia="宋体" w:hAnsi="宋体"/>
                  <w:b w:val="0"/>
                  <w:bCs w:val="0"/>
                  <w:color w:val="000000" w:themeColor="text1"/>
                  <w:kern w:val="0"/>
                  <w:sz w:val="24"/>
                  <w:szCs w:val="24"/>
                  <w:lang w:eastAsia="zh-CN"/>
                </w:rPr>
                <w:delText>IP</w:delText>
              </w:r>
              <w:r w:rsidDel="005A31DC">
                <w:rPr>
                  <w:rStyle w:val="210pt"/>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Style w:val="210pt"/>
                  <w:rFonts w:ascii="宋体" w:eastAsia="宋体" w:hAnsi="宋体"/>
                  <w:color w:val="000000" w:themeColor="text1"/>
                  <w:kern w:val="0"/>
                  <w:sz w:val="24"/>
                  <w:szCs w:val="24"/>
                </w:rPr>
                <w:delText>【工位号】</w:delText>
              </w:r>
              <w:r w:rsidDel="005A31DC">
                <w:rPr>
                  <w:rStyle w:val="210pt"/>
                  <w:rFonts w:ascii="宋体" w:eastAsia="宋体" w:hAnsi="宋体"/>
                  <w:color w:val="000000" w:themeColor="text1"/>
                  <w:kern w:val="0"/>
                  <w:sz w:val="24"/>
                  <w:szCs w:val="24"/>
                  <w:lang w:bidi="en-US"/>
                </w:rPr>
                <w:delText xml:space="preserve">.11 </w:delText>
              </w:r>
            </w:del>
          </w:p>
        </w:tc>
      </w:tr>
      <w:tr w:rsidR="008648E1" w:rsidDel="005A31DC" w14:paraId="77D3D53C" w14:textId="6128AB7C">
        <w:trPr>
          <w:trHeight w:val="505"/>
          <w:jc w:val="center"/>
          <w:del w:id="640" w:author="樱酱 钉宫" w:date="2023-11-12T00:36:00Z"/>
        </w:trPr>
        <w:tc>
          <w:tcPr>
            <w:tcW w:w="790" w:type="dxa"/>
            <w:vAlign w:val="center"/>
          </w:tcPr>
          <w:p w14:paraId="3D6C598E" w14:textId="62A5B12A" w:rsidR="008648E1" w:rsidDel="005A31DC" w:rsidRDefault="00F50128">
            <w:pPr>
              <w:pStyle w:val="210"/>
              <w:shd w:val="clear" w:color="auto" w:fill="auto"/>
              <w:spacing w:after="0" w:line="240" w:lineRule="auto"/>
              <w:ind w:firstLine="0"/>
              <w:rPr>
                <w:del w:id="641" w:author="樱酱 钉宫" w:date="2023-11-12T00:36:00Z"/>
                <w:rFonts w:ascii="宋体" w:eastAsia="宋体" w:hAnsi="宋体"/>
                <w:color w:val="000000" w:themeColor="text1"/>
                <w:kern w:val="0"/>
                <w:sz w:val="24"/>
                <w:szCs w:val="24"/>
              </w:rPr>
            </w:pPr>
            <w:del w:id="642" w:author="樱酱 钉宫" w:date="2023-11-12T00:36:00Z">
              <w:r w:rsidDel="005A31DC">
                <w:rPr>
                  <w:rStyle w:val="210pt"/>
                  <w:rFonts w:ascii="宋体" w:eastAsia="宋体" w:hAnsi="宋体"/>
                  <w:color w:val="000000" w:themeColor="text1"/>
                  <w:kern w:val="0"/>
                  <w:sz w:val="24"/>
                  <w:szCs w:val="24"/>
                </w:rPr>
                <w:delText>2</w:delText>
              </w:r>
            </w:del>
          </w:p>
        </w:tc>
        <w:tc>
          <w:tcPr>
            <w:tcW w:w="2896" w:type="dxa"/>
            <w:vAlign w:val="center"/>
          </w:tcPr>
          <w:p w14:paraId="00B47694" w14:textId="24C2BBA5" w:rsidR="008648E1" w:rsidDel="005A31DC" w:rsidRDefault="00F50128">
            <w:pPr>
              <w:pStyle w:val="210"/>
              <w:shd w:val="clear" w:color="auto" w:fill="auto"/>
              <w:spacing w:after="0" w:line="240" w:lineRule="auto"/>
              <w:ind w:firstLine="0"/>
              <w:jc w:val="left"/>
              <w:rPr>
                <w:del w:id="643" w:author="樱酱 钉宫" w:date="2023-11-12T00:36:00Z"/>
                <w:rFonts w:ascii="宋体" w:eastAsia="宋体" w:hAnsi="宋体"/>
                <w:color w:val="000000" w:themeColor="text1"/>
                <w:kern w:val="0"/>
                <w:sz w:val="24"/>
                <w:szCs w:val="24"/>
              </w:rPr>
            </w:pPr>
            <w:del w:id="644" w:author="樱酱 钉宫" w:date="2023-11-12T00:36:00Z">
              <w:r w:rsidDel="005A31DC">
                <w:rPr>
                  <w:rStyle w:val="210pt"/>
                  <w:rFonts w:ascii="宋体" w:eastAsia="宋体" w:hAnsi="宋体"/>
                  <w:color w:val="000000" w:themeColor="text1"/>
                  <w:kern w:val="0"/>
                  <w:sz w:val="24"/>
                  <w:szCs w:val="24"/>
                </w:rPr>
                <w:delText>工作站</w:delText>
              </w:r>
            </w:del>
          </w:p>
        </w:tc>
        <w:tc>
          <w:tcPr>
            <w:tcW w:w="3969" w:type="dxa"/>
            <w:vAlign w:val="center"/>
          </w:tcPr>
          <w:p w14:paraId="2635C503" w14:textId="7EE2E2ED" w:rsidR="008648E1" w:rsidDel="005A31DC" w:rsidRDefault="00F50128">
            <w:pPr>
              <w:pStyle w:val="210"/>
              <w:shd w:val="clear" w:color="auto" w:fill="auto"/>
              <w:spacing w:after="0" w:line="240" w:lineRule="auto"/>
              <w:ind w:firstLine="0"/>
              <w:jc w:val="both"/>
              <w:rPr>
                <w:del w:id="645" w:author="樱酱 钉宫" w:date="2023-11-12T00:36:00Z"/>
                <w:rFonts w:ascii="宋体" w:eastAsia="宋体" w:hAnsi="宋体"/>
                <w:color w:val="000000" w:themeColor="text1"/>
                <w:kern w:val="0"/>
                <w:sz w:val="24"/>
                <w:szCs w:val="24"/>
              </w:rPr>
            </w:pPr>
            <w:del w:id="646" w:author="樱酱 钉宫" w:date="2023-11-12T00:36:00Z">
              <w:r w:rsidDel="005A31DC">
                <w:rPr>
                  <w:rStyle w:val="2Calibri"/>
                  <w:rFonts w:ascii="宋体" w:eastAsia="宋体" w:hAnsi="宋体"/>
                  <w:b w:val="0"/>
                  <w:bCs w:val="0"/>
                  <w:color w:val="000000" w:themeColor="text1"/>
                  <w:kern w:val="0"/>
                  <w:sz w:val="24"/>
                  <w:szCs w:val="24"/>
                  <w:lang w:eastAsia="zh-CN"/>
                </w:rPr>
                <w:delText>IP</w:delText>
              </w:r>
              <w:r w:rsidDel="005A31DC">
                <w:rPr>
                  <w:rStyle w:val="210pt"/>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Style w:val="210pt"/>
                  <w:rFonts w:ascii="宋体" w:eastAsia="宋体" w:hAnsi="宋体"/>
                  <w:color w:val="000000" w:themeColor="text1"/>
                  <w:kern w:val="0"/>
                  <w:sz w:val="24"/>
                  <w:szCs w:val="24"/>
                </w:rPr>
                <w:delText>【工位号】</w:delText>
              </w:r>
              <w:r w:rsidDel="005A31DC">
                <w:rPr>
                  <w:rStyle w:val="210pt"/>
                  <w:rFonts w:ascii="宋体" w:eastAsia="宋体" w:hAnsi="宋体"/>
                  <w:color w:val="000000" w:themeColor="text1"/>
                  <w:kern w:val="0"/>
                  <w:sz w:val="24"/>
                  <w:szCs w:val="24"/>
                  <w:lang w:bidi="en-US"/>
                </w:rPr>
                <w:delText xml:space="preserve">.12 </w:delText>
              </w:r>
            </w:del>
          </w:p>
        </w:tc>
      </w:tr>
      <w:tr w:rsidR="008648E1" w:rsidDel="005A31DC" w14:paraId="27DAF545" w14:textId="387276B1">
        <w:trPr>
          <w:trHeight w:val="505"/>
          <w:jc w:val="center"/>
          <w:del w:id="647" w:author="樱酱 钉宫" w:date="2023-11-12T00:36:00Z"/>
        </w:trPr>
        <w:tc>
          <w:tcPr>
            <w:tcW w:w="790" w:type="dxa"/>
            <w:vAlign w:val="center"/>
          </w:tcPr>
          <w:p w14:paraId="14A85FA4" w14:textId="08765CF6" w:rsidR="008648E1" w:rsidDel="005A31DC" w:rsidRDefault="00F50128">
            <w:pPr>
              <w:pStyle w:val="210"/>
              <w:shd w:val="clear" w:color="auto" w:fill="auto"/>
              <w:spacing w:after="0" w:line="240" w:lineRule="auto"/>
              <w:ind w:firstLine="0"/>
              <w:rPr>
                <w:del w:id="648" w:author="樱酱 钉宫" w:date="2023-11-12T00:36:00Z"/>
                <w:rFonts w:ascii="宋体" w:eastAsia="宋体" w:hAnsi="宋体"/>
                <w:color w:val="000000" w:themeColor="text1"/>
                <w:kern w:val="0"/>
                <w:sz w:val="24"/>
                <w:szCs w:val="24"/>
              </w:rPr>
            </w:pPr>
            <w:del w:id="649" w:author="樱酱 钉宫" w:date="2023-11-12T00:36:00Z">
              <w:r w:rsidDel="005A31DC">
                <w:rPr>
                  <w:rStyle w:val="210pt"/>
                  <w:rFonts w:ascii="宋体" w:eastAsia="宋体" w:hAnsi="宋体" w:hint="eastAsia"/>
                  <w:color w:val="000000" w:themeColor="text1"/>
                  <w:kern w:val="0"/>
                  <w:sz w:val="24"/>
                  <w:szCs w:val="24"/>
                </w:rPr>
                <w:delText>3</w:delText>
              </w:r>
            </w:del>
          </w:p>
        </w:tc>
        <w:tc>
          <w:tcPr>
            <w:tcW w:w="2896" w:type="dxa"/>
            <w:vAlign w:val="center"/>
          </w:tcPr>
          <w:p w14:paraId="1A69C39D" w14:textId="0434A774" w:rsidR="008648E1" w:rsidDel="005A31DC" w:rsidRDefault="00F50128">
            <w:pPr>
              <w:pStyle w:val="210"/>
              <w:shd w:val="clear" w:color="auto" w:fill="auto"/>
              <w:spacing w:after="0" w:line="240" w:lineRule="auto"/>
              <w:ind w:firstLine="0"/>
              <w:jc w:val="left"/>
              <w:rPr>
                <w:del w:id="650" w:author="樱酱 钉宫" w:date="2023-11-12T00:36:00Z"/>
                <w:rFonts w:ascii="宋体" w:eastAsia="宋体" w:hAnsi="宋体"/>
                <w:color w:val="000000" w:themeColor="text1"/>
                <w:kern w:val="0"/>
                <w:sz w:val="24"/>
                <w:szCs w:val="24"/>
              </w:rPr>
            </w:pPr>
            <w:del w:id="651" w:author="樱酱 钉宫" w:date="2023-11-12T00:36:00Z">
              <w:r w:rsidDel="005A31DC">
                <w:rPr>
                  <w:rStyle w:val="210pt"/>
                  <w:rFonts w:ascii="宋体" w:eastAsia="宋体" w:hAnsi="宋体" w:hint="eastAsia"/>
                  <w:color w:val="000000" w:themeColor="text1"/>
                  <w:kern w:val="0"/>
                  <w:sz w:val="24"/>
                  <w:szCs w:val="24"/>
                </w:rPr>
                <w:delText>网络摄像头</w:delText>
              </w:r>
            </w:del>
          </w:p>
        </w:tc>
        <w:tc>
          <w:tcPr>
            <w:tcW w:w="3969" w:type="dxa"/>
            <w:vAlign w:val="center"/>
          </w:tcPr>
          <w:p w14:paraId="668217E1" w14:textId="508C7BB4" w:rsidR="008648E1" w:rsidDel="005A31DC" w:rsidRDefault="00F50128">
            <w:pPr>
              <w:pStyle w:val="210"/>
              <w:shd w:val="clear" w:color="auto" w:fill="auto"/>
              <w:spacing w:after="0" w:line="240" w:lineRule="auto"/>
              <w:ind w:firstLine="0"/>
              <w:jc w:val="both"/>
              <w:rPr>
                <w:del w:id="652" w:author="樱酱 钉宫" w:date="2023-11-12T00:36:00Z"/>
                <w:rFonts w:ascii="宋体" w:eastAsia="宋体" w:hAnsi="宋体" w:cs="Calibri"/>
                <w:color w:val="000000" w:themeColor="text1"/>
                <w:kern w:val="0"/>
                <w:sz w:val="24"/>
                <w:szCs w:val="24"/>
                <w:lang w:bidi="en-US"/>
              </w:rPr>
            </w:pPr>
            <w:del w:id="653" w:author="樱酱 钉宫" w:date="2023-11-12T00:36:00Z">
              <w:r w:rsidDel="005A31DC">
                <w:rPr>
                  <w:rStyle w:val="2Calibri"/>
                  <w:rFonts w:ascii="宋体" w:eastAsia="宋体" w:hAnsi="宋体"/>
                  <w:b w:val="0"/>
                  <w:bCs w:val="0"/>
                  <w:color w:val="000000" w:themeColor="text1"/>
                  <w:kern w:val="0"/>
                  <w:sz w:val="24"/>
                  <w:szCs w:val="24"/>
                  <w:lang w:eastAsia="zh-CN"/>
                </w:rPr>
                <w:delText>IP</w:delText>
              </w:r>
              <w:r w:rsidDel="005A31DC">
                <w:rPr>
                  <w:rStyle w:val="210pt"/>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Style w:val="210pt"/>
                  <w:rFonts w:ascii="宋体" w:eastAsia="宋体" w:hAnsi="宋体"/>
                  <w:color w:val="000000" w:themeColor="text1"/>
                  <w:kern w:val="0"/>
                  <w:sz w:val="24"/>
                  <w:szCs w:val="24"/>
                </w:rPr>
                <w:delText>【工位号】</w:delText>
              </w:r>
              <w:r w:rsidDel="005A31DC">
                <w:rPr>
                  <w:rStyle w:val="210pt"/>
                  <w:rFonts w:ascii="宋体" w:eastAsia="宋体" w:hAnsi="宋体"/>
                  <w:color w:val="000000" w:themeColor="text1"/>
                  <w:kern w:val="0"/>
                  <w:sz w:val="24"/>
                  <w:szCs w:val="24"/>
                  <w:lang w:bidi="en-US"/>
                </w:rPr>
                <w:delText>.1</w:delText>
              </w:r>
              <w:r w:rsidDel="005A31DC">
                <w:rPr>
                  <w:rStyle w:val="210pt"/>
                  <w:rFonts w:ascii="宋体" w:eastAsia="宋体" w:hAnsi="宋体" w:hint="eastAsia"/>
                  <w:color w:val="000000" w:themeColor="text1"/>
                  <w:kern w:val="0"/>
                  <w:sz w:val="24"/>
                  <w:szCs w:val="24"/>
                  <w:lang w:bidi="en-US"/>
                </w:rPr>
                <w:delText>3</w:delText>
              </w:r>
            </w:del>
          </w:p>
        </w:tc>
      </w:tr>
      <w:tr w:rsidR="008648E1" w:rsidDel="005A31DC" w14:paraId="7CA09653" w14:textId="0A9FADEF">
        <w:trPr>
          <w:trHeight w:val="505"/>
          <w:jc w:val="center"/>
          <w:del w:id="654" w:author="樱酱 钉宫" w:date="2023-11-12T00:36:00Z"/>
        </w:trPr>
        <w:tc>
          <w:tcPr>
            <w:tcW w:w="790" w:type="dxa"/>
            <w:vAlign w:val="center"/>
          </w:tcPr>
          <w:p w14:paraId="16002C70" w14:textId="2C8BA90A" w:rsidR="008648E1" w:rsidDel="005A31DC" w:rsidRDefault="00F50128">
            <w:pPr>
              <w:pStyle w:val="210"/>
              <w:shd w:val="clear" w:color="auto" w:fill="auto"/>
              <w:spacing w:after="0" w:line="240" w:lineRule="auto"/>
              <w:ind w:firstLine="0"/>
              <w:rPr>
                <w:del w:id="655" w:author="樱酱 钉宫" w:date="2023-11-12T00:36:00Z"/>
                <w:rFonts w:ascii="宋体" w:eastAsia="宋体" w:hAnsi="宋体"/>
                <w:color w:val="000000" w:themeColor="text1"/>
                <w:kern w:val="0"/>
                <w:sz w:val="24"/>
                <w:szCs w:val="24"/>
              </w:rPr>
            </w:pPr>
            <w:del w:id="656" w:author="樱酱 钉宫" w:date="2023-11-12T00:36:00Z">
              <w:r w:rsidDel="005A31DC">
                <w:rPr>
                  <w:rStyle w:val="210pt"/>
                  <w:rFonts w:ascii="宋体" w:eastAsia="宋体" w:hAnsi="宋体" w:hint="eastAsia"/>
                  <w:color w:val="000000" w:themeColor="text1"/>
                  <w:kern w:val="0"/>
                  <w:sz w:val="24"/>
                  <w:szCs w:val="24"/>
                </w:rPr>
                <w:delText>4</w:delText>
              </w:r>
            </w:del>
          </w:p>
        </w:tc>
        <w:tc>
          <w:tcPr>
            <w:tcW w:w="2896" w:type="dxa"/>
            <w:vAlign w:val="center"/>
          </w:tcPr>
          <w:p w14:paraId="1FB58C65" w14:textId="28979A09" w:rsidR="008648E1" w:rsidDel="005A31DC" w:rsidRDefault="00F50128">
            <w:pPr>
              <w:pStyle w:val="210"/>
              <w:shd w:val="clear" w:color="auto" w:fill="auto"/>
              <w:spacing w:after="0" w:line="240" w:lineRule="auto"/>
              <w:ind w:firstLine="0"/>
              <w:jc w:val="left"/>
              <w:rPr>
                <w:del w:id="657" w:author="樱酱 钉宫" w:date="2023-11-12T00:36:00Z"/>
                <w:rFonts w:ascii="宋体" w:eastAsia="宋体" w:hAnsi="宋体"/>
                <w:color w:val="000000" w:themeColor="text1"/>
                <w:kern w:val="0"/>
                <w:sz w:val="24"/>
                <w:szCs w:val="24"/>
              </w:rPr>
            </w:pPr>
            <w:del w:id="658" w:author="樱酱 钉宫" w:date="2023-11-12T00:36:00Z">
              <w:r w:rsidDel="005A31DC">
                <w:rPr>
                  <w:rStyle w:val="210pt"/>
                  <w:rFonts w:ascii="宋体" w:eastAsia="宋体" w:hAnsi="宋体" w:hint="eastAsia"/>
                  <w:color w:val="000000" w:themeColor="text1"/>
                  <w:kern w:val="0"/>
                  <w:sz w:val="24"/>
                  <w:szCs w:val="24"/>
                </w:rPr>
                <w:delText>物联网应用开发</w:delText>
              </w:r>
              <w:r w:rsidDel="005A31DC">
                <w:rPr>
                  <w:rStyle w:val="210pt"/>
                  <w:rFonts w:ascii="宋体" w:eastAsia="宋体" w:hAnsi="宋体"/>
                  <w:color w:val="000000" w:themeColor="text1"/>
                  <w:kern w:val="0"/>
                  <w:sz w:val="24"/>
                  <w:szCs w:val="24"/>
                </w:rPr>
                <w:delText>终端</w:delText>
              </w:r>
            </w:del>
          </w:p>
        </w:tc>
        <w:tc>
          <w:tcPr>
            <w:tcW w:w="3969" w:type="dxa"/>
            <w:vAlign w:val="center"/>
          </w:tcPr>
          <w:p w14:paraId="12D7D204" w14:textId="224D4D6A" w:rsidR="008648E1" w:rsidDel="005A31DC" w:rsidRDefault="00F50128">
            <w:pPr>
              <w:pStyle w:val="210"/>
              <w:shd w:val="clear" w:color="auto" w:fill="auto"/>
              <w:spacing w:after="0" w:line="240" w:lineRule="auto"/>
              <w:ind w:firstLine="0"/>
              <w:jc w:val="left"/>
              <w:rPr>
                <w:del w:id="659" w:author="樱酱 钉宫" w:date="2023-11-12T00:36:00Z"/>
                <w:rFonts w:ascii="宋体" w:eastAsia="宋体" w:hAnsi="宋体"/>
                <w:color w:val="000000" w:themeColor="text1"/>
                <w:kern w:val="0"/>
                <w:sz w:val="24"/>
                <w:szCs w:val="24"/>
              </w:rPr>
            </w:pPr>
            <w:del w:id="660" w:author="樱酱 钉宫" w:date="2023-11-12T00:36:00Z">
              <w:r w:rsidDel="005A31DC">
                <w:rPr>
                  <w:rStyle w:val="2Calibri"/>
                  <w:rFonts w:ascii="宋体" w:eastAsia="宋体" w:hAnsi="宋体"/>
                  <w:b w:val="0"/>
                  <w:bCs w:val="0"/>
                  <w:color w:val="000000" w:themeColor="text1"/>
                  <w:kern w:val="0"/>
                  <w:sz w:val="24"/>
                  <w:szCs w:val="24"/>
                  <w:lang w:eastAsia="zh-CN"/>
                </w:rPr>
                <w:delText>IP</w:delText>
              </w:r>
              <w:r w:rsidDel="005A31DC">
                <w:rPr>
                  <w:rStyle w:val="210pt"/>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Style w:val="210pt"/>
                  <w:rFonts w:ascii="宋体" w:eastAsia="宋体" w:hAnsi="宋体"/>
                  <w:color w:val="000000" w:themeColor="text1"/>
                  <w:kern w:val="0"/>
                  <w:sz w:val="24"/>
                  <w:szCs w:val="24"/>
                </w:rPr>
                <w:delText>【工位号】</w:delText>
              </w:r>
              <w:r w:rsidDel="005A31DC">
                <w:rPr>
                  <w:rStyle w:val="210pt"/>
                  <w:rFonts w:ascii="宋体" w:eastAsia="宋体" w:hAnsi="宋体"/>
                  <w:color w:val="000000" w:themeColor="text1"/>
                  <w:kern w:val="0"/>
                  <w:sz w:val="24"/>
                  <w:szCs w:val="24"/>
                  <w:lang w:bidi="en-US"/>
                </w:rPr>
                <w:delText>.1</w:delText>
              </w:r>
              <w:r w:rsidDel="005A31DC">
                <w:rPr>
                  <w:rStyle w:val="210pt"/>
                  <w:rFonts w:ascii="宋体" w:eastAsia="宋体" w:hAnsi="宋体" w:hint="eastAsia"/>
                  <w:color w:val="000000" w:themeColor="text1"/>
                  <w:kern w:val="0"/>
                  <w:sz w:val="24"/>
                  <w:szCs w:val="24"/>
                  <w:lang w:bidi="en-US"/>
                </w:rPr>
                <w:delText>4</w:delText>
              </w:r>
            </w:del>
          </w:p>
        </w:tc>
      </w:tr>
      <w:tr w:rsidR="008648E1" w:rsidDel="005A31DC" w14:paraId="486F61D5" w14:textId="42E8577E">
        <w:trPr>
          <w:trHeight w:val="505"/>
          <w:jc w:val="center"/>
          <w:del w:id="661" w:author="樱酱 钉宫" w:date="2023-11-12T00:36:00Z"/>
        </w:trPr>
        <w:tc>
          <w:tcPr>
            <w:tcW w:w="790" w:type="dxa"/>
            <w:vAlign w:val="center"/>
          </w:tcPr>
          <w:p w14:paraId="37B3FB2B" w14:textId="7B48B193" w:rsidR="008648E1" w:rsidDel="005A31DC" w:rsidRDefault="00F50128">
            <w:pPr>
              <w:pStyle w:val="210"/>
              <w:shd w:val="clear" w:color="auto" w:fill="auto"/>
              <w:spacing w:after="0" w:line="240" w:lineRule="auto"/>
              <w:ind w:firstLine="0"/>
              <w:rPr>
                <w:del w:id="662" w:author="樱酱 钉宫" w:date="2023-11-12T00:36:00Z"/>
                <w:rFonts w:ascii="宋体" w:eastAsia="宋体" w:hAnsi="宋体"/>
                <w:color w:val="000000" w:themeColor="text1"/>
                <w:kern w:val="0"/>
                <w:sz w:val="24"/>
                <w:szCs w:val="24"/>
              </w:rPr>
            </w:pPr>
            <w:del w:id="663" w:author="樱酱 钉宫" w:date="2023-11-12T00:36:00Z">
              <w:r w:rsidDel="005A31DC">
                <w:rPr>
                  <w:rStyle w:val="210pt"/>
                  <w:rFonts w:ascii="宋体" w:eastAsia="宋体" w:hAnsi="宋体" w:hint="eastAsia"/>
                  <w:color w:val="000000" w:themeColor="text1"/>
                  <w:kern w:val="0"/>
                  <w:sz w:val="24"/>
                  <w:szCs w:val="24"/>
                </w:rPr>
                <w:delText>5</w:delText>
              </w:r>
            </w:del>
          </w:p>
        </w:tc>
        <w:tc>
          <w:tcPr>
            <w:tcW w:w="2896" w:type="dxa"/>
            <w:vAlign w:val="center"/>
          </w:tcPr>
          <w:p w14:paraId="0EB774C5" w14:textId="2E1AE1E7" w:rsidR="008648E1" w:rsidDel="005A31DC" w:rsidRDefault="00F50128">
            <w:pPr>
              <w:pStyle w:val="210"/>
              <w:shd w:val="clear" w:color="auto" w:fill="auto"/>
              <w:spacing w:after="0" w:line="240" w:lineRule="auto"/>
              <w:ind w:firstLine="0"/>
              <w:jc w:val="left"/>
              <w:rPr>
                <w:del w:id="664" w:author="樱酱 钉宫" w:date="2023-11-12T00:36:00Z"/>
                <w:rFonts w:ascii="宋体" w:eastAsia="宋体" w:hAnsi="宋体"/>
                <w:color w:val="000000" w:themeColor="text1"/>
                <w:kern w:val="0"/>
                <w:sz w:val="24"/>
                <w:szCs w:val="24"/>
              </w:rPr>
            </w:pPr>
            <w:del w:id="665" w:author="樱酱 钉宫" w:date="2023-11-12T00:36:00Z">
              <w:r w:rsidDel="005A31DC">
                <w:rPr>
                  <w:rStyle w:val="210pt"/>
                  <w:rFonts w:ascii="宋体" w:eastAsia="宋体" w:hAnsi="宋体" w:hint="eastAsia"/>
                  <w:color w:val="000000" w:themeColor="text1"/>
                  <w:kern w:val="0"/>
                  <w:sz w:val="24"/>
                  <w:szCs w:val="24"/>
                </w:rPr>
                <w:delText>串口服务器</w:delText>
              </w:r>
            </w:del>
          </w:p>
        </w:tc>
        <w:tc>
          <w:tcPr>
            <w:tcW w:w="3969" w:type="dxa"/>
            <w:vAlign w:val="center"/>
          </w:tcPr>
          <w:p w14:paraId="2F075C5F" w14:textId="4BD19906" w:rsidR="008648E1" w:rsidDel="005A31DC" w:rsidRDefault="00F50128">
            <w:pPr>
              <w:pStyle w:val="210"/>
              <w:shd w:val="clear" w:color="auto" w:fill="auto"/>
              <w:spacing w:after="0" w:line="240" w:lineRule="auto"/>
              <w:ind w:firstLine="0"/>
              <w:jc w:val="left"/>
              <w:rPr>
                <w:del w:id="666" w:author="樱酱 钉宫" w:date="2023-11-12T00:36:00Z"/>
                <w:rFonts w:ascii="宋体" w:eastAsia="宋体" w:hAnsi="宋体"/>
                <w:color w:val="000000" w:themeColor="text1"/>
                <w:kern w:val="0"/>
                <w:sz w:val="24"/>
                <w:szCs w:val="24"/>
              </w:rPr>
            </w:pPr>
            <w:del w:id="667" w:author="樱酱 钉宫" w:date="2023-11-12T00:36:00Z">
              <w:r w:rsidDel="005A31DC">
                <w:rPr>
                  <w:rStyle w:val="2Calibri"/>
                  <w:rFonts w:ascii="宋体" w:eastAsia="宋体" w:hAnsi="宋体"/>
                  <w:b w:val="0"/>
                  <w:bCs w:val="0"/>
                  <w:color w:val="000000" w:themeColor="text1"/>
                  <w:kern w:val="0"/>
                  <w:sz w:val="24"/>
                  <w:szCs w:val="24"/>
                  <w:lang w:eastAsia="zh-CN"/>
                </w:rPr>
                <w:delText>IP</w:delText>
              </w:r>
              <w:r w:rsidDel="005A31DC">
                <w:rPr>
                  <w:rStyle w:val="210pt"/>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Style w:val="210pt"/>
                  <w:rFonts w:ascii="宋体" w:eastAsia="宋体" w:hAnsi="宋体"/>
                  <w:color w:val="000000" w:themeColor="text1"/>
                  <w:kern w:val="0"/>
                  <w:sz w:val="24"/>
                  <w:szCs w:val="24"/>
                </w:rPr>
                <w:delText>【工位号】</w:delText>
              </w:r>
              <w:r w:rsidDel="005A31DC">
                <w:rPr>
                  <w:rStyle w:val="210pt"/>
                  <w:rFonts w:ascii="宋体" w:eastAsia="宋体" w:hAnsi="宋体"/>
                  <w:color w:val="000000" w:themeColor="text1"/>
                  <w:kern w:val="0"/>
                  <w:sz w:val="24"/>
                  <w:szCs w:val="24"/>
                  <w:lang w:bidi="en-US"/>
                </w:rPr>
                <w:delText>.1</w:delText>
              </w:r>
              <w:r w:rsidDel="005A31DC">
                <w:rPr>
                  <w:rStyle w:val="210pt"/>
                  <w:rFonts w:ascii="宋体" w:eastAsia="宋体" w:hAnsi="宋体" w:hint="eastAsia"/>
                  <w:color w:val="000000" w:themeColor="text1"/>
                  <w:kern w:val="0"/>
                  <w:sz w:val="24"/>
                  <w:szCs w:val="24"/>
                  <w:lang w:bidi="en-US"/>
                </w:rPr>
                <w:delText>5</w:delText>
              </w:r>
            </w:del>
          </w:p>
        </w:tc>
      </w:tr>
      <w:tr w:rsidR="008648E1" w:rsidDel="005A31DC" w14:paraId="4C65B1E7" w14:textId="27763E54">
        <w:trPr>
          <w:trHeight w:val="505"/>
          <w:jc w:val="center"/>
          <w:del w:id="668" w:author="樱酱 钉宫" w:date="2023-11-12T00:36:00Z"/>
        </w:trPr>
        <w:tc>
          <w:tcPr>
            <w:tcW w:w="790" w:type="dxa"/>
            <w:vAlign w:val="center"/>
          </w:tcPr>
          <w:p w14:paraId="7409007E" w14:textId="23D2A532" w:rsidR="008648E1" w:rsidDel="005A31DC" w:rsidRDefault="00F50128">
            <w:pPr>
              <w:pStyle w:val="210"/>
              <w:shd w:val="clear" w:color="auto" w:fill="auto"/>
              <w:spacing w:after="0" w:line="240" w:lineRule="auto"/>
              <w:ind w:firstLine="0"/>
              <w:rPr>
                <w:del w:id="669" w:author="樱酱 钉宫" w:date="2023-11-12T00:36:00Z"/>
                <w:rFonts w:ascii="宋体" w:eastAsia="宋体" w:hAnsi="宋体"/>
                <w:color w:val="000000" w:themeColor="text1"/>
                <w:kern w:val="0"/>
                <w:sz w:val="24"/>
                <w:szCs w:val="24"/>
              </w:rPr>
            </w:pPr>
            <w:del w:id="670" w:author="樱酱 钉宫" w:date="2023-11-12T00:36:00Z">
              <w:r w:rsidDel="005A31DC">
                <w:rPr>
                  <w:rStyle w:val="210pt"/>
                  <w:rFonts w:ascii="宋体" w:eastAsia="宋体" w:hAnsi="宋体" w:hint="eastAsia"/>
                  <w:color w:val="000000" w:themeColor="text1"/>
                  <w:kern w:val="0"/>
                  <w:sz w:val="24"/>
                  <w:szCs w:val="24"/>
                </w:rPr>
                <w:delText>6</w:delText>
              </w:r>
            </w:del>
          </w:p>
        </w:tc>
        <w:tc>
          <w:tcPr>
            <w:tcW w:w="2896" w:type="dxa"/>
            <w:vAlign w:val="center"/>
          </w:tcPr>
          <w:p w14:paraId="1864D2FE" w14:textId="30127DF5" w:rsidR="008648E1" w:rsidDel="005A31DC" w:rsidRDefault="00F50128">
            <w:pPr>
              <w:pStyle w:val="210"/>
              <w:shd w:val="clear" w:color="auto" w:fill="auto"/>
              <w:spacing w:after="0" w:line="240" w:lineRule="auto"/>
              <w:ind w:firstLine="0"/>
              <w:jc w:val="left"/>
              <w:rPr>
                <w:del w:id="671" w:author="樱酱 钉宫" w:date="2023-11-12T00:36:00Z"/>
                <w:rFonts w:ascii="宋体" w:eastAsia="宋体" w:hAnsi="宋体"/>
                <w:color w:val="000000" w:themeColor="text1"/>
                <w:kern w:val="0"/>
                <w:sz w:val="24"/>
                <w:szCs w:val="24"/>
              </w:rPr>
            </w:pPr>
            <w:del w:id="672" w:author="樱酱 钉宫" w:date="2023-11-12T00:36:00Z">
              <w:r w:rsidDel="005A31DC">
                <w:rPr>
                  <w:rStyle w:val="210pt"/>
                  <w:rFonts w:ascii="宋体" w:eastAsia="宋体" w:hAnsi="宋体" w:hint="eastAsia"/>
                  <w:color w:val="000000" w:themeColor="text1"/>
                  <w:kern w:val="0"/>
                  <w:sz w:val="24"/>
                  <w:szCs w:val="24"/>
                </w:rPr>
                <w:delText>物联网中心网关</w:delText>
              </w:r>
            </w:del>
          </w:p>
        </w:tc>
        <w:tc>
          <w:tcPr>
            <w:tcW w:w="3969" w:type="dxa"/>
            <w:vAlign w:val="center"/>
          </w:tcPr>
          <w:p w14:paraId="6EFF1F6E" w14:textId="7679531C" w:rsidR="008648E1" w:rsidDel="005A31DC" w:rsidRDefault="00F50128">
            <w:pPr>
              <w:pStyle w:val="210"/>
              <w:shd w:val="clear" w:color="auto" w:fill="auto"/>
              <w:spacing w:after="0" w:line="240" w:lineRule="auto"/>
              <w:ind w:firstLine="0"/>
              <w:jc w:val="left"/>
              <w:rPr>
                <w:del w:id="673" w:author="樱酱 钉宫" w:date="2023-11-12T00:36:00Z"/>
                <w:rFonts w:ascii="宋体" w:eastAsia="宋体" w:hAnsi="宋体" w:cs="Calibri"/>
                <w:color w:val="000000" w:themeColor="text1"/>
                <w:kern w:val="0"/>
                <w:sz w:val="24"/>
                <w:szCs w:val="24"/>
                <w:lang w:bidi="en-US"/>
              </w:rPr>
            </w:pPr>
            <w:del w:id="674" w:author="樱酱 钉宫" w:date="2023-11-12T00:36:00Z">
              <w:r w:rsidDel="005A31DC">
                <w:rPr>
                  <w:rFonts w:ascii="宋体" w:eastAsia="宋体" w:hAnsi="宋体" w:cs="Calibri"/>
                  <w:color w:val="000000" w:themeColor="text1"/>
                  <w:kern w:val="0"/>
                  <w:sz w:val="24"/>
                  <w:szCs w:val="24"/>
                </w:rPr>
                <w:delText>IP</w:delText>
              </w:r>
              <w:r w:rsidDel="005A31DC">
                <w:rPr>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Fonts w:ascii="宋体" w:eastAsia="宋体" w:hAnsi="宋体"/>
                  <w:color w:val="000000" w:themeColor="text1"/>
                  <w:kern w:val="0"/>
                  <w:sz w:val="24"/>
                  <w:szCs w:val="24"/>
                </w:rPr>
                <w:delText>【</w:delText>
              </w:r>
              <w:r w:rsidDel="005A31DC">
                <w:rPr>
                  <w:rStyle w:val="210pt"/>
                  <w:rFonts w:ascii="宋体" w:eastAsia="宋体" w:hAnsi="宋体"/>
                  <w:color w:val="000000" w:themeColor="text1"/>
                  <w:kern w:val="0"/>
                  <w:sz w:val="24"/>
                  <w:szCs w:val="24"/>
                </w:rPr>
                <w:delText>工位号</w:delText>
              </w:r>
              <w:r w:rsidDel="005A31DC">
                <w:rPr>
                  <w:rFonts w:ascii="宋体" w:eastAsia="宋体" w:hAnsi="宋体"/>
                  <w:color w:val="000000" w:themeColor="text1"/>
                  <w:kern w:val="0"/>
                  <w:sz w:val="24"/>
                  <w:szCs w:val="24"/>
                </w:rPr>
                <w:delText>】</w:delText>
              </w:r>
              <w:r w:rsidDel="005A31DC">
                <w:rPr>
                  <w:rFonts w:ascii="宋体" w:eastAsia="宋体" w:hAnsi="宋体" w:cs="Calibri"/>
                  <w:color w:val="000000" w:themeColor="text1"/>
                  <w:kern w:val="0"/>
                  <w:sz w:val="24"/>
                  <w:szCs w:val="24"/>
                </w:rPr>
                <w:delText>.1</w:delText>
              </w:r>
              <w:r w:rsidDel="005A31DC">
                <w:rPr>
                  <w:rFonts w:ascii="宋体" w:eastAsia="宋体" w:hAnsi="宋体" w:cs="Calibri" w:hint="eastAsia"/>
                  <w:color w:val="000000" w:themeColor="text1"/>
                  <w:kern w:val="0"/>
                  <w:sz w:val="24"/>
                  <w:szCs w:val="24"/>
                </w:rPr>
                <w:delText>6</w:delText>
              </w:r>
            </w:del>
          </w:p>
        </w:tc>
      </w:tr>
      <w:tr w:rsidR="008648E1" w:rsidDel="005A31DC" w14:paraId="4397071E" w14:textId="413BBB13">
        <w:trPr>
          <w:trHeight w:val="505"/>
          <w:jc w:val="center"/>
          <w:del w:id="675" w:author="樱酱 钉宫" w:date="2023-11-12T00:36:00Z"/>
        </w:trPr>
        <w:tc>
          <w:tcPr>
            <w:tcW w:w="790" w:type="dxa"/>
            <w:vAlign w:val="center"/>
          </w:tcPr>
          <w:p w14:paraId="7466B6F8" w14:textId="3F170676" w:rsidR="008648E1" w:rsidDel="005A31DC" w:rsidRDefault="00F50128">
            <w:pPr>
              <w:pStyle w:val="210"/>
              <w:shd w:val="clear" w:color="auto" w:fill="auto"/>
              <w:spacing w:after="0" w:line="240" w:lineRule="auto"/>
              <w:ind w:firstLine="0"/>
              <w:rPr>
                <w:del w:id="676" w:author="樱酱 钉宫" w:date="2023-11-12T00:36:00Z"/>
                <w:rStyle w:val="210pt"/>
                <w:rFonts w:ascii="宋体" w:eastAsia="宋体" w:hAnsi="宋体"/>
                <w:color w:val="000000" w:themeColor="text1"/>
                <w:kern w:val="0"/>
                <w:sz w:val="24"/>
                <w:szCs w:val="24"/>
              </w:rPr>
            </w:pPr>
            <w:del w:id="677" w:author="樱酱 钉宫" w:date="2023-11-12T00:36:00Z">
              <w:r w:rsidDel="005A31DC">
                <w:rPr>
                  <w:rStyle w:val="210pt"/>
                  <w:rFonts w:ascii="宋体" w:eastAsia="宋体" w:hAnsi="宋体" w:hint="eastAsia"/>
                  <w:color w:val="000000" w:themeColor="text1"/>
                  <w:kern w:val="0"/>
                  <w:sz w:val="24"/>
                  <w:szCs w:val="24"/>
                </w:rPr>
                <w:delText>7</w:delText>
              </w:r>
            </w:del>
          </w:p>
        </w:tc>
        <w:tc>
          <w:tcPr>
            <w:tcW w:w="2896" w:type="dxa"/>
            <w:vAlign w:val="center"/>
          </w:tcPr>
          <w:p w14:paraId="23862FF2" w14:textId="2507B0E6" w:rsidR="008648E1" w:rsidDel="005A31DC" w:rsidRDefault="00F50128">
            <w:pPr>
              <w:pStyle w:val="210"/>
              <w:shd w:val="clear" w:color="auto" w:fill="auto"/>
              <w:spacing w:after="0" w:line="240" w:lineRule="auto"/>
              <w:ind w:firstLine="0"/>
              <w:jc w:val="left"/>
              <w:rPr>
                <w:del w:id="678" w:author="樱酱 钉宫" w:date="2023-11-12T00:36:00Z"/>
                <w:rStyle w:val="210pt"/>
                <w:rFonts w:ascii="宋体" w:eastAsia="宋体" w:hAnsi="宋体"/>
                <w:color w:val="000000" w:themeColor="text1"/>
                <w:kern w:val="0"/>
                <w:sz w:val="24"/>
                <w:szCs w:val="24"/>
              </w:rPr>
            </w:pPr>
            <w:del w:id="679" w:author="樱酱 钉宫" w:date="2023-11-12T00:36:00Z">
              <w:r w:rsidDel="005A31DC">
                <w:rPr>
                  <w:rStyle w:val="210pt"/>
                  <w:rFonts w:ascii="宋体" w:eastAsia="宋体" w:hAnsi="宋体" w:hint="eastAsia"/>
                  <w:color w:val="000000" w:themeColor="text1"/>
                  <w:kern w:val="0"/>
                  <w:sz w:val="24"/>
                  <w:szCs w:val="24"/>
                </w:rPr>
                <w:delText>虚拟机Ubuntu系统</w:delText>
              </w:r>
            </w:del>
          </w:p>
        </w:tc>
        <w:tc>
          <w:tcPr>
            <w:tcW w:w="3969" w:type="dxa"/>
            <w:vAlign w:val="center"/>
          </w:tcPr>
          <w:p w14:paraId="6DEA2776" w14:textId="2EF8B160" w:rsidR="008648E1" w:rsidDel="005A31DC" w:rsidRDefault="00F50128">
            <w:pPr>
              <w:pStyle w:val="210"/>
              <w:shd w:val="clear" w:color="auto" w:fill="auto"/>
              <w:spacing w:after="0" w:line="240" w:lineRule="auto"/>
              <w:ind w:firstLine="0"/>
              <w:jc w:val="left"/>
              <w:rPr>
                <w:del w:id="680" w:author="樱酱 钉宫" w:date="2023-11-12T00:36:00Z"/>
                <w:rFonts w:ascii="宋体" w:eastAsia="宋体" w:hAnsi="宋体" w:cs="Calibri"/>
                <w:color w:val="000000" w:themeColor="text1"/>
                <w:kern w:val="0"/>
                <w:sz w:val="24"/>
                <w:szCs w:val="24"/>
              </w:rPr>
            </w:pPr>
            <w:del w:id="681" w:author="樱酱 钉宫" w:date="2023-11-12T00:36:00Z">
              <w:r w:rsidDel="005A31DC">
                <w:rPr>
                  <w:rFonts w:ascii="宋体" w:eastAsia="宋体" w:hAnsi="宋体" w:cs="Calibri" w:hint="eastAsia"/>
                  <w:color w:val="000000" w:themeColor="text1"/>
                  <w:kern w:val="0"/>
                  <w:sz w:val="24"/>
                  <w:szCs w:val="24"/>
                </w:rPr>
                <w:delText>IP地址：</w:delText>
              </w:r>
              <w:r w:rsidDel="005A31DC">
                <w:rPr>
                  <w:rStyle w:val="210pt"/>
                  <w:rFonts w:ascii="宋体" w:eastAsia="宋体" w:hAnsi="宋体"/>
                  <w:color w:val="000000" w:themeColor="text1"/>
                  <w:kern w:val="0"/>
                  <w:sz w:val="24"/>
                  <w:szCs w:val="24"/>
                  <w:lang w:bidi="en-US"/>
                </w:rPr>
                <w:delText>172.18.</w:delText>
              </w:r>
              <w:r w:rsidDel="005A31DC">
                <w:rPr>
                  <w:rFonts w:ascii="宋体" w:eastAsia="宋体" w:hAnsi="宋体"/>
                  <w:color w:val="000000" w:themeColor="text1"/>
                  <w:kern w:val="0"/>
                  <w:sz w:val="24"/>
                  <w:szCs w:val="24"/>
                </w:rPr>
                <w:delText>【</w:delText>
              </w:r>
              <w:r w:rsidDel="005A31DC">
                <w:rPr>
                  <w:rStyle w:val="210pt"/>
                  <w:rFonts w:ascii="宋体" w:eastAsia="宋体" w:hAnsi="宋体"/>
                  <w:color w:val="000000" w:themeColor="text1"/>
                  <w:kern w:val="0"/>
                  <w:sz w:val="24"/>
                  <w:szCs w:val="24"/>
                </w:rPr>
                <w:delText>工位号</w:delText>
              </w:r>
              <w:r w:rsidDel="005A31DC">
                <w:rPr>
                  <w:rFonts w:ascii="宋体" w:eastAsia="宋体" w:hAnsi="宋体"/>
                  <w:color w:val="000000" w:themeColor="text1"/>
                  <w:kern w:val="0"/>
                  <w:sz w:val="24"/>
                  <w:szCs w:val="24"/>
                </w:rPr>
                <w:delText>】</w:delText>
              </w:r>
              <w:r w:rsidDel="005A31DC">
                <w:rPr>
                  <w:rFonts w:ascii="宋体" w:eastAsia="宋体" w:hAnsi="宋体" w:cs="Calibri"/>
                  <w:color w:val="000000" w:themeColor="text1"/>
                  <w:kern w:val="0"/>
                  <w:sz w:val="24"/>
                  <w:szCs w:val="24"/>
                </w:rPr>
                <w:delText>.1</w:delText>
              </w:r>
              <w:r w:rsidDel="005A31DC">
                <w:rPr>
                  <w:rFonts w:ascii="宋体" w:eastAsia="宋体" w:hAnsi="宋体" w:cs="Calibri" w:hint="eastAsia"/>
                  <w:color w:val="000000" w:themeColor="text1"/>
                  <w:kern w:val="0"/>
                  <w:sz w:val="24"/>
                  <w:szCs w:val="24"/>
                </w:rPr>
                <w:delText>7</w:delText>
              </w:r>
            </w:del>
          </w:p>
          <w:p w14:paraId="4AF8BDD2" w14:textId="38E195C7" w:rsidR="008648E1" w:rsidDel="005A31DC" w:rsidRDefault="00F50128">
            <w:pPr>
              <w:pStyle w:val="210"/>
              <w:shd w:val="clear" w:color="auto" w:fill="auto"/>
              <w:spacing w:after="0" w:line="240" w:lineRule="auto"/>
              <w:ind w:firstLine="0"/>
              <w:jc w:val="left"/>
              <w:rPr>
                <w:del w:id="682" w:author="樱酱 钉宫" w:date="2023-11-12T00:36:00Z"/>
                <w:rFonts w:ascii="宋体" w:eastAsia="宋体" w:hAnsi="宋体" w:cs="Calibri"/>
                <w:color w:val="000000" w:themeColor="text1"/>
                <w:kern w:val="0"/>
                <w:sz w:val="24"/>
                <w:szCs w:val="24"/>
              </w:rPr>
            </w:pPr>
            <w:del w:id="683" w:author="樱酱 钉宫" w:date="2023-11-12T00:36:00Z">
              <w:r w:rsidDel="005A31DC">
                <w:rPr>
                  <w:rFonts w:ascii="宋体" w:eastAsia="宋体" w:hAnsi="宋体" w:cs="Calibri" w:hint="eastAsia"/>
                  <w:color w:val="000000" w:themeColor="text1"/>
                  <w:kern w:val="0"/>
                  <w:sz w:val="24"/>
                  <w:szCs w:val="24"/>
                </w:rPr>
                <w:delText>账号：admin   密码：password</w:delText>
              </w:r>
            </w:del>
          </w:p>
        </w:tc>
      </w:tr>
      <w:tr w:rsidR="008648E1" w:rsidDel="005A31DC" w14:paraId="3EC836AE" w14:textId="2D8FCAD5">
        <w:trPr>
          <w:trHeight w:val="505"/>
          <w:jc w:val="center"/>
          <w:del w:id="684" w:author="樱酱 钉宫" w:date="2023-11-12T00:36:00Z"/>
        </w:trPr>
        <w:tc>
          <w:tcPr>
            <w:tcW w:w="790" w:type="dxa"/>
            <w:vAlign w:val="center"/>
          </w:tcPr>
          <w:p w14:paraId="13F8DDF9" w14:textId="1A4F06EC" w:rsidR="008648E1" w:rsidDel="005A31DC" w:rsidRDefault="00F50128">
            <w:pPr>
              <w:pStyle w:val="210"/>
              <w:shd w:val="clear" w:color="auto" w:fill="auto"/>
              <w:spacing w:after="0" w:line="240" w:lineRule="auto"/>
              <w:ind w:firstLine="0"/>
              <w:rPr>
                <w:del w:id="685" w:author="樱酱 钉宫" w:date="2023-11-12T00:36:00Z"/>
                <w:rStyle w:val="210pt"/>
                <w:rFonts w:ascii="宋体" w:eastAsia="宋体" w:hAnsi="宋体"/>
                <w:color w:val="000000" w:themeColor="text1"/>
                <w:kern w:val="0"/>
                <w:sz w:val="24"/>
                <w:szCs w:val="24"/>
              </w:rPr>
            </w:pPr>
            <w:del w:id="686" w:author="樱酱 钉宫" w:date="2023-11-12T00:36:00Z">
              <w:r w:rsidDel="005A31DC">
                <w:rPr>
                  <w:rStyle w:val="210pt"/>
                  <w:rFonts w:ascii="宋体" w:eastAsia="宋体" w:hAnsi="宋体" w:hint="eastAsia"/>
                  <w:color w:val="000000" w:themeColor="text1"/>
                  <w:kern w:val="0"/>
                  <w:sz w:val="24"/>
                  <w:szCs w:val="24"/>
                </w:rPr>
                <w:delText>8</w:delText>
              </w:r>
            </w:del>
          </w:p>
        </w:tc>
        <w:tc>
          <w:tcPr>
            <w:tcW w:w="2896" w:type="dxa"/>
            <w:vAlign w:val="center"/>
          </w:tcPr>
          <w:p w14:paraId="4D68454A" w14:textId="6D76CB57" w:rsidR="008648E1" w:rsidDel="005A31DC" w:rsidRDefault="00F50128">
            <w:pPr>
              <w:pStyle w:val="210"/>
              <w:shd w:val="clear" w:color="auto" w:fill="auto"/>
              <w:spacing w:after="0" w:line="240" w:lineRule="auto"/>
              <w:ind w:firstLine="0"/>
              <w:jc w:val="left"/>
              <w:rPr>
                <w:del w:id="687" w:author="樱酱 钉宫" w:date="2023-11-12T00:36:00Z"/>
                <w:rStyle w:val="210pt"/>
                <w:rFonts w:ascii="宋体" w:eastAsia="宋体" w:hAnsi="宋体"/>
                <w:color w:val="000000" w:themeColor="text1"/>
                <w:kern w:val="0"/>
                <w:sz w:val="24"/>
                <w:szCs w:val="24"/>
              </w:rPr>
            </w:pPr>
            <w:del w:id="688" w:author="樱酱 钉宫" w:date="2023-11-12T00:36:00Z">
              <w:r w:rsidDel="005A31DC">
                <w:rPr>
                  <w:rStyle w:val="210pt"/>
                  <w:rFonts w:ascii="宋体" w:eastAsia="宋体" w:hAnsi="宋体"/>
                  <w:color w:val="000000" w:themeColor="text1"/>
                  <w:kern w:val="0"/>
                  <w:sz w:val="24"/>
                  <w:szCs w:val="24"/>
                </w:rPr>
                <w:delText>IOT</w:delText>
              </w:r>
              <w:r w:rsidDel="005A31DC">
                <w:rPr>
                  <w:rStyle w:val="210pt"/>
                  <w:rFonts w:ascii="宋体" w:eastAsia="宋体" w:hAnsi="宋体" w:hint="eastAsia"/>
                  <w:color w:val="000000" w:themeColor="text1"/>
                  <w:kern w:val="0"/>
                  <w:sz w:val="24"/>
                  <w:szCs w:val="24"/>
                </w:rPr>
                <w:delText>数据采集网关1</w:delText>
              </w:r>
            </w:del>
          </w:p>
        </w:tc>
        <w:tc>
          <w:tcPr>
            <w:tcW w:w="3969" w:type="dxa"/>
            <w:vAlign w:val="center"/>
          </w:tcPr>
          <w:p w14:paraId="34370BB0" w14:textId="30D66FE7" w:rsidR="008648E1" w:rsidDel="005A31DC" w:rsidRDefault="00F50128">
            <w:pPr>
              <w:pStyle w:val="210"/>
              <w:shd w:val="clear" w:color="auto" w:fill="auto"/>
              <w:spacing w:after="0" w:line="240" w:lineRule="auto"/>
              <w:ind w:firstLine="0"/>
              <w:jc w:val="left"/>
              <w:rPr>
                <w:del w:id="689" w:author="樱酱 钉宫" w:date="2023-11-12T00:36:00Z"/>
                <w:rFonts w:ascii="宋体" w:eastAsia="宋体" w:hAnsi="宋体" w:cs="Calibri"/>
                <w:color w:val="000000" w:themeColor="text1"/>
                <w:kern w:val="0"/>
                <w:sz w:val="24"/>
                <w:szCs w:val="24"/>
              </w:rPr>
            </w:pPr>
            <w:del w:id="690" w:author="樱酱 钉宫" w:date="2023-11-12T00:36:00Z">
              <w:r w:rsidDel="005A31DC">
                <w:rPr>
                  <w:rFonts w:ascii="宋体" w:eastAsia="宋体" w:hAnsi="宋体" w:cs="Calibri"/>
                  <w:color w:val="000000" w:themeColor="text1"/>
                  <w:kern w:val="0"/>
                  <w:sz w:val="24"/>
                  <w:szCs w:val="24"/>
                </w:rPr>
                <w:delText>IP</w:delText>
              </w:r>
              <w:r w:rsidDel="005A31DC">
                <w:rPr>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Fonts w:ascii="宋体" w:eastAsia="宋体" w:hAnsi="宋体"/>
                  <w:color w:val="000000" w:themeColor="text1"/>
                  <w:kern w:val="0"/>
                  <w:sz w:val="24"/>
                  <w:szCs w:val="24"/>
                </w:rPr>
                <w:delText>【</w:delText>
              </w:r>
              <w:r w:rsidDel="005A31DC">
                <w:rPr>
                  <w:rStyle w:val="210pt"/>
                  <w:rFonts w:ascii="宋体" w:eastAsia="宋体" w:hAnsi="宋体"/>
                  <w:color w:val="000000" w:themeColor="text1"/>
                  <w:kern w:val="0"/>
                  <w:sz w:val="24"/>
                  <w:szCs w:val="24"/>
                </w:rPr>
                <w:delText>工位号</w:delText>
              </w:r>
              <w:r w:rsidDel="005A31DC">
                <w:rPr>
                  <w:rFonts w:ascii="宋体" w:eastAsia="宋体" w:hAnsi="宋体"/>
                  <w:color w:val="000000" w:themeColor="text1"/>
                  <w:kern w:val="0"/>
                  <w:sz w:val="24"/>
                  <w:szCs w:val="24"/>
                </w:rPr>
                <w:delText>】</w:delText>
              </w:r>
              <w:r w:rsidDel="005A31DC">
                <w:rPr>
                  <w:rFonts w:ascii="宋体" w:eastAsia="宋体" w:hAnsi="宋体" w:cs="Calibri"/>
                  <w:color w:val="000000" w:themeColor="text1"/>
                  <w:kern w:val="0"/>
                  <w:sz w:val="24"/>
                  <w:szCs w:val="24"/>
                </w:rPr>
                <w:delText>.18</w:delText>
              </w:r>
            </w:del>
          </w:p>
        </w:tc>
      </w:tr>
      <w:tr w:rsidR="008648E1" w:rsidDel="005A31DC" w14:paraId="5B6B2BD4" w14:textId="04805DD4">
        <w:trPr>
          <w:trHeight w:val="505"/>
          <w:jc w:val="center"/>
          <w:del w:id="691" w:author="樱酱 钉宫" w:date="2023-11-12T00:36:00Z"/>
        </w:trPr>
        <w:tc>
          <w:tcPr>
            <w:tcW w:w="790" w:type="dxa"/>
            <w:vAlign w:val="center"/>
          </w:tcPr>
          <w:p w14:paraId="21E67F97" w14:textId="43706316" w:rsidR="008648E1" w:rsidDel="005A31DC" w:rsidRDefault="00F50128">
            <w:pPr>
              <w:pStyle w:val="210"/>
              <w:shd w:val="clear" w:color="auto" w:fill="auto"/>
              <w:spacing w:after="0" w:line="240" w:lineRule="auto"/>
              <w:ind w:firstLine="0"/>
              <w:rPr>
                <w:del w:id="692" w:author="樱酱 钉宫" w:date="2023-11-12T00:36:00Z"/>
                <w:rStyle w:val="210pt"/>
                <w:rFonts w:ascii="宋体" w:eastAsia="宋体" w:hAnsi="宋体"/>
                <w:color w:val="000000" w:themeColor="text1"/>
                <w:kern w:val="0"/>
                <w:sz w:val="24"/>
                <w:szCs w:val="24"/>
              </w:rPr>
            </w:pPr>
            <w:del w:id="693" w:author="樱酱 钉宫" w:date="2023-11-12T00:36:00Z">
              <w:r w:rsidDel="005A31DC">
                <w:rPr>
                  <w:rStyle w:val="210pt"/>
                  <w:rFonts w:ascii="宋体" w:eastAsia="宋体" w:hAnsi="宋体"/>
                  <w:color w:val="000000" w:themeColor="text1"/>
                  <w:kern w:val="0"/>
                  <w:sz w:val="24"/>
                  <w:szCs w:val="24"/>
                </w:rPr>
                <w:delText>9</w:delText>
              </w:r>
            </w:del>
          </w:p>
        </w:tc>
        <w:tc>
          <w:tcPr>
            <w:tcW w:w="2896" w:type="dxa"/>
            <w:vAlign w:val="center"/>
          </w:tcPr>
          <w:p w14:paraId="22B9772F" w14:textId="1249A05B" w:rsidR="008648E1" w:rsidDel="005A31DC" w:rsidRDefault="00F50128">
            <w:pPr>
              <w:pStyle w:val="210"/>
              <w:shd w:val="clear" w:color="auto" w:fill="auto"/>
              <w:spacing w:after="0" w:line="240" w:lineRule="auto"/>
              <w:ind w:firstLine="0"/>
              <w:jc w:val="left"/>
              <w:rPr>
                <w:del w:id="694" w:author="樱酱 钉宫" w:date="2023-11-12T00:36:00Z"/>
                <w:rStyle w:val="210pt"/>
                <w:rFonts w:ascii="宋体" w:eastAsia="宋体" w:hAnsi="宋体"/>
                <w:color w:val="000000" w:themeColor="text1"/>
                <w:kern w:val="0"/>
                <w:sz w:val="24"/>
                <w:szCs w:val="24"/>
              </w:rPr>
            </w:pPr>
            <w:del w:id="695" w:author="樱酱 钉宫" w:date="2023-11-12T00:36:00Z">
              <w:r w:rsidDel="005A31DC">
                <w:rPr>
                  <w:rStyle w:val="210pt"/>
                  <w:rFonts w:ascii="宋体" w:eastAsia="宋体" w:hAnsi="宋体"/>
                  <w:color w:val="000000" w:themeColor="text1"/>
                  <w:kern w:val="0"/>
                  <w:sz w:val="24"/>
                  <w:szCs w:val="24"/>
                </w:rPr>
                <w:delText>IOT</w:delText>
              </w:r>
              <w:r w:rsidDel="005A31DC">
                <w:rPr>
                  <w:rStyle w:val="210pt"/>
                  <w:rFonts w:ascii="宋体" w:eastAsia="宋体" w:hAnsi="宋体" w:hint="eastAsia"/>
                  <w:color w:val="000000" w:themeColor="text1"/>
                  <w:kern w:val="0"/>
                  <w:sz w:val="24"/>
                  <w:szCs w:val="24"/>
                </w:rPr>
                <w:delText>数据采集网关</w:delText>
              </w:r>
              <w:r w:rsidDel="005A31DC">
                <w:rPr>
                  <w:rStyle w:val="210pt"/>
                  <w:rFonts w:ascii="宋体" w:eastAsia="宋体" w:hAnsi="宋体"/>
                  <w:color w:val="000000" w:themeColor="text1"/>
                  <w:kern w:val="0"/>
                  <w:sz w:val="24"/>
                  <w:szCs w:val="24"/>
                </w:rPr>
                <w:delText>2</w:delText>
              </w:r>
            </w:del>
          </w:p>
        </w:tc>
        <w:tc>
          <w:tcPr>
            <w:tcW w:w="3969" w:type="dxa"/>
            <w:vAlign w:val="center"/>
          </w:tcPr>
          <w:p w14:paraId="401E09CF" w14:textId="2232735C" w:rsidR="008648E1" w:rsidDel="005A31DC" w:rsidRDefault="00F50128">
            <w:pPr>
              <w:pStyle w:val="210"/>
              <w:shd w:val="clear" w:color="auto" w:fill="auto"/>
              <w:spacing w:after="0" w:line="240" w:lineRule="auto"/>
              <w:ind w:firstLine="0"/>
              <w:jc w:val="left"/>
              <w:rPr>
                <w:del w:id="696" w:author="樱酱 钉宫" w:date="2023-11-12T00:36:00Z"/>
                <w:rFonts w:ascii="宋体" w:eastAsia="宋体" w:hAnsi="宋体" w:cs="Calibri"/>
                <w:color w:val="000000" w:themeColor="text1"/>
                <w:kern w:val="0"/>
                <w:sz w:val="24"/>
                <w:szCs w:val="24"/>
              </w:rPr>
            </w:pPr>
            <w:del w:id="697" w:author="樱酱 钉宫" w:date="2023-11-12T00:36:00Z">
              <w:r w:rsidDel="005A31DC">
                <w:rPr>
                  <w:rFonts w:ascii="宋体" w:eastAsia="宋体" w:hAnsi="宋体" w:cs="Calibri"/>
                  <w:color w:val="000000" w:themeColor="text1"/>
                  <w:kern w:val="0"/>
                  <w:sz w:val="24"/>
                  <w:szCs w:val="24"/>
                </w:rPr>
                <w:delText>IP</w:delText>
              </w:r>
              <w:r w:rsidDel="005A31DC">
                <w:rPr>
                  <w:rFonts w:ascii="宋体" w:eastAsia="宋体" w:hAnsi="宋体"/>
                  <w:color w:val="000000" w:themeColor="text1"/>
                  <w:kern w:val="0"/>
                  <w:sz w:val="24"/>
                  <w:szCs w:val="24"/>
                </w:rPr>
                <w:delText>地址：</w:delText>
              </w:r>
              <w:r w:rsidDel="005A31DC">
                <w:rPr>
                  <w:rStyle w:val="210pt"/>
                  <w:rFonts w:ascii="宋体" w:eastAsia="宋体" w:hAnsi="宋体"/>
                  <w:color w:val="000000" w:themeColor="text1"/>
                  <w:kern w:val="0"/>
                  <w:sz w:val="24"/>
                  <w:szCs w:val="24"/>
                  <w:lang w:bidi="en-US"/>
                </w:rPr>
                <w:delText>172.18.</w:delText>
              </w:r>
              <w:r w:rsidDel="005A31DC">
                <w:rPr>
                  <w:rFonts w:ascii="宋体" w:eastAsia="宋体" w:hAnsi="宋体"/>
                  <w:color w:val="000000" w:themeColor="text1"/>
                  <w:kern w:val="0"/>
                  <w:sz w:val="24"/>
                  <w:szCs w:val="24"/>
                </w:rPr>
                <w:delText>【</w:delText>
              </w:r>
              <w:r w:rsidDel="005A31DC">
                <w:rPr>
                  <w:rStyle w:val="210pt"/>
                  <w:rFonts w:ascii="宋体" w:eastAsia="宋体" w:hAnsi="宋体"/>
                  <w:color w:val="000000" w:themeColor="text1"/>
                  <w:kern w:val="0"/>
                  <w:sz w:val="24"/>
                  <w:szCs w:val="24"/>
                </w:rPr>
                <w:delText>工位号</w:delText>
              </w:r>
              <w:r w:rsidDel="005A31DC">
                <w:rPr>
                  <w:rFonts w:ascii="宋体" w:eastAsia="宋体" w:hAnsi="宋体"/>
                  <w:color w:val="000000" w:themeColor="text1"/>
                  <w:kern w:val="0"/>
                  <w:sz w:val="24"/>
                  <w:szCs w:val="24"/>
                </w:rPr>
                <w:delText>】</w:delText>
              </w:r>
              <w:r w:rsidDel="005A31DC">
                <w:rPr>
                  <w:rFonts w:ascii="宋体" w:eastAsia="宋体" w:hAnsi="宋体" w:cs="Calibri"/>
                  <w:color w:val="000000" w:themeColor="text1"/>
                  <w:kern w:val="0"/>
                  <w:sz w:val="24"/>
                  <w:szCs w:val="24"/>
                </w:rPr>
                <w:delText>.19</w:delText>
              </w:r>
            </w:del>
          </w:p>
        </w:tc>
      </w:tr>
    </w:tbl>
    <w:p w14:paraId="397D57DB" w14:textId="3C0E3F26" w:rsidR="008648E1" w:rsidDel="005A31DC" w:rsidRDefault="00F50128">
      <w:pPr>
        <w:numPr>
          <w:ilvl w:val="0"/>
          <w:numId w:val="1"/>
        </w:numPr>
        <w:spacing w:line="400" w:lineRule="exact"/>
        <w:ind w:left="839"/>
        <w:rPr>
          <w:del w:id="698" w:author="樱酱 钉宫" w:date="2023-11-12T00:36:00Z"/>
          <w:rFonts w:ascii="宋体" w:eastAsia="宋体" w:hAnsi="宋体" w:cs="宋体"/>
          <w:color w:val="000000" w:themeColor="text1"/>
          <w:sz w:val="24"/>
          <w:szCs w:val="24"/>
        </w:rPr>
      </w:pPr>
      <w:del w:id="699" w:author="樱酱 钉宫" w:date="2023-11-12T00:36:00Z">
        <w:r w:rsidDel="005A31DC">
          <w:rPr>
            <w:rFonts w:ascii="宋体" w:eastAsia="宋体" w:hAnsi="宋体" w:cs="宋体" w:hint="eastAsia"/>
            <w:color w:val="000000" w:themeColor="text1"/>
            <w:sz w:val="24"/>
            <w:szCs w:val="24"/>
          </w:rPr>
          <w:delText>利用竞赛资料中提供的IP扫描工具，扫描检查局域网中各终端IP地址。</w:delText>
        </w:r>
      </w:del>
    </w:p>
    <w:p w14:paraId="18A03F5B" w14:textId="5E841E1F" w:rsidR="008648E1" w:rsidDel="005A31DC" w:rsidRDefault="00F50128">
      <w:pPr>
        <w:spacing w:line="400" w:lineRule="exact"/>
        <w:rPr>
          <w:del w:id="700" w:author="樱酱 钉宫" w:date="2023-11-12T00:36:00Z"/>
          <w:rFonts w:ascii="宋体" w:eastAsia="宋体" w:hAnsi="宋体" w:cs="宋体"/>
          <w:color w:val="000000" w:themeColor="text1"/>
          <w:sz w:val="24"/>
          <w:szCs w:val="24"/>
        </w:rPr>
      </w:pPr>
      <w:del w:id="701"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56AB54E2" w14:textId="270EF3A3" w:rsidR="008648E1" w:rsidDel="005A31DC" w:rsidRDefault="00F50128">
      <w:pPr>
        <w:numPr>
          <w:ilvl w:val="0"/>
          <w:numId w:val="2"/>
        </w:numPr>
        <w:spacing w:line="400" w:lineRule="exact"/>
        <w:ind w:left="839"/>
        <w:rPr>
          <w:del w:id="702" w:author="樱酱 钉宫" w:date="2023-11-12T00:36:00Z"/>
          <w:rFonts w:ascii="Times New Roman" w:eastAsia="宋体" w:hAnsi="Times New Roman" w:cs="宋体"/>
          <w:bCs/>
          <w:color w:val="000000" w:themeColor="text1"/>
          <w:sz w:val="24"/>
          <w:szCs w:val="24"/>
        </w:rPr>
      </w:pPr>
      <w:del w:id="703" w:author="樱酱 钉宫" w:date="2023-11-12T00:36:00Z">
        <w:r w:rsidDel="005A31DC">
          <w:rPr>
            <w:rFonts w:ascii="Times New Roman" w:eastAsia="宋体" w:hAnsi="Times New Roman" w:cs="宋体" w:hint="eastAsia"/>
            <w:bCs/>
            <w:color w:val="000000" w:themeColor="text1"/>
            <w:sz w:val="24"/>
            <w:szCs w:val="24"/>
          </w:rPr>
          <w:delText>将</w:delText>
        </w:r>
        <w:r w:rsidDel="005A31DC">
          <w:rPr>
            <w:rFonts w:ascii="Times New Roman" w:eastAsia="宋体" w:hAnsi="Times New Roman" w:cs="宋体" w:hint="eastAsia"/>
            <w:bCs/>
            <w:color w:val="000000" w:themeColor="text1"/>
            <w:sz w:val="24"/>
            <w:szCs w:val="24"/>
          </w:rPr>
          <w:delText>IP</w:delText>
        </w:r>
        <w:r w:rsidDel="005A31DC">
          <w:rPr>
            <w:rFonts w:ascii="Times New Roman" w:eastAsia="宋体" w:hAnsi="Times New Roman" w:cs="宋体" w:hint="eastAsia"/>
            <w:bCs/>
            <w:color w:val="000000" w:themeColor="text1"/>
            <w:sz w:val="24"/>
            <w:szCs w:val="24"/>
          </w:rPr>
          <w:delText>扫描结果截图，另存为</w:delText>
        </w:r>
        <w:r w:rsidDel="005A31DC">
          <w:rPr>
            <w:rFonts w:ascii="Times New Roman" w:eastAsia="宋体" w:hAnsi="Times New Roman" w:cs="宋体" w:hint="eastAsia"/>
            <w:bCs/>
            <w:color w:val="000000" w:themeColor="text1"/>
            <w:sz w:val="24"/>
            <w:szCs w:val="24"/>
          </w:rPr>
          <w:delText>A-6-1.jpg</w:delText>
        </w:r>
        <w:r w:rsidDel="005A31DC">
          <w:rPr>
            <w:rFonts w:ascii="Times New Roman" w:eastAsia="宋体" w:hAnsi="Times New Roman" w:cs="宋体" w:hint="eastAsia"/>
            <w:bCs/>
            <w:color w:val="000000" w:themeColor="text1"/>
            <w:sz w:val="24"/>
            <w:szCs w:val="24"/>
          </w:rPr>
          <w:delText>。要求需检测出除</w:delText>
        </w:r>
        <w:r w:rsidDel="005A31DC">
          <w:rPr>
            <w:rFonts w:ascii="Times New Roman" w:eastAsia="宋体" w:hAnsi="Times New Roman" w:cs="宋体" w:hint="eastAsia"/>
            <w:bCs/>
            <w:color w:val="000000" w:themeColor="text1"/>
            <w:sz w:val="24"/>
            <w:szCs w:val="24"/>
          </w:rPr>
          <w:delText>Ubuntu</w:delText>
        </w:r>
        <w:r w:rsidDel="005A31DC">
          <w:rPr>
            <w:rFonts w:ascii="Times New Roman" w:eastAsia="宋体" w:hAnsi="Times New Roman" w:cs="宋体" w:hint="eastAsia"/>
            <w:bCs/>
            <w:color w:val="000000" w:themeColor="text1"/>
            <w:sz w:val="24"/>
            <w:szCs w:val="24"/>
          </w:rPr>
          <w:delText>系统外要求配置的其他</w:delText>
        </w:r>
        <w:r w:rsidDel="005A31DC">
          <w:rPr>
            <w:rFonts w:ascii="Times New Roman" w:eastAsia="宋体" w:hAnsi="Times New Roman" w:cs="宋体" w:hint="eastAsia"/>
            <w:bCs/>
            <w:color w:val="000000" w:themeColor="text1"/>
            <w:sz w:val="24"/>
            <w:szCs w:val="24"/>
          </w:rPr>
          <w:delText>IP</w:delText>
        </w:r>
        <w:r w:rsidDel="005A31DC">
          <w:rPr>
            <w:rFonts w:ascii="Times New Roman" w:eastAsia="宋体" w:hAnsi="Times New Roman" w:cs="宋体" w:hint="eastAsia"/>
            <w:bCs/>
            <w:color w:val="000000" w:themeColor="text1"/>
            <w:sz w:val="24"/>
            <w:szCs w:val="24"/>
          </w:rPr>
          <w:delText>。</w:delText>
        </w:r>
      </w:del>
    </w:p>
    <w:p w14:paraId="05E43F3E" w14:textId="7A5400DB" w:rsidR="008648E1" w:rsidDel="005A31DC" w:rsidRDefault="00F50128">
      <w:pPr>
        <w:pStyle w:val="4"/>
        <w:spacing w:before="160" w:after="160" w:line="360" w:lineRule="auto"/>
        <w:rPr>
          <w:del w:id="704" w:author="樱酱 钉宫" w:date="2023-11-12T00:36:00Z"/>
          <w:rFonts w:ascii="宋体" w:eastAsia="宋体" w:hAnsi="宋体" w:cs="宋体"/>
          <w:color w:val="000000" w:themeColor="text1"/>
          <w:sz w:val="24"/>
          <w:szCs w:val="24"/>
        </w:rPr>
      </w:pPr>
      <w:del w:id="705" w:author="樱酱 钉宫" w:date="2023-11-12T00:36:00Z">
        <w:r w:rsidDel="005A31DC">
          <w:rPr>
            <w:rFonts w:ascii="宋体" w:eastAsia="宋体" w:hAnsi="宋体" w:cs="宋体" w:hint="eastAsia"/>
            <w:color w:val="000000" w:themeColor="text1"/>
            <w:sz w:val="24"/>
            <w:szCs w:val="24"/>
          </w:rPr>
          <w:delText>3、调试综合显示屏</w:delText>
        </w:r>
      </w:del>
    </w:p>
    <w:p w14:paraId="205AD889" w14:textId="56C6433A" w:rsidR="008648E1" w:rsidDel="005A31DC" w:rsidRDefault="00F50128">
      <w:pPr>
        <w:spacing w:line="400" w:lineRule="exact"/>
        <w:rPr>
          <w:del w:id="706" w:author="樱酱 钉宫" w:date="2023-11-12T00:36:00Z"/>
          <w:rFonts w:ascii="宋体" w:eastAsia="宋体" w:hAnsi="宋体" w:cs="宋体"/>
          <w:b/>
          <w:bCs/>
          <w:color w:val="000000" w:themeColor="text1"/>
          <w:spacing w:val="-10"/>
          <w:sz w:val="24"/>
          <w:szCs w:val="24"/>
          <w:u w:color="000000"/>
        </w:rPr>
      </w:pPr>
      <w:del w:id="707"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5831BD49" w14:textId="073DAC53" w:rsidR="008648E1" w:rsidDel="005A31DC" w:rsidRDefault="00F50128">
      <w:pPr>
        <w:numPr>
          <w:ilvl w:val="0"/>
          <w:numId w:val="1"/>
        </w:numPr>
        <w:spacing w:line="400" w:lineRule="exact"/>
        <w:ind w:left="839"/>
        <w:rPr>
          <w:del w:id="708" w:author="樱酱 钉宫" w:date="2023-11-12T00:36:00Z"/>
          <w:rFonts w:ascii="宋体" w:eastAsia="宋体" w:hAnsi="宋体" w:cs="宋体"/>
          <w:color w:val="000000" w:themeColor="text1"/>
          <w:sz w:val="24"/>
          <w:szCs w:val="24"/>
        </w:rPr>
      </w:pPr>
      <w:del w:id="709" w:author="樱酱 钉宫" w:date="2023-11-12T00:36:00Z">
        <w:r w:rsidDel="005A31DC">
          <w:rPr>
            <w:rFonts w:ascii="宋体" w:eastAsia="宋体" w:hAnsi="宋体" w:cs="宋体" w:hint="eastAsia"/>
            <w:color w:val="000000" w:themeColor="text1"/>
            <w:sz w:val="24"/>
            <w:szCs w:val="24"/>
          </w:rPr>
          <w:delText>要求调试综合显示屏显示如下文字效果（注：LED显示黑底黄字）：</w:delText>
        </w:r>
      </w:del>
    </w:p>
    <w:tbl>
      <w:tblPr>
        <w:tblStyle w:val="af6"/>
        <w:tblW w:w="0" w:type="auto"/>
        <w:tblInd w:w="2405" w:type="dxa"/>
        <w:tblLook w:val="04A0" w:firstRow="1" w:lastRow="0" w:firstColumn="1" w:lastColumn="0" w:noHBand="0" w:noVBand="1"/>
      </w:tblPr>
      <w:tblGrid>
        <w:gridCol w:w="3260"/>
      </w:tblGrid>
      <w:tr w:rsidR="008648E1" w:rsidDel="005A31DC" w14:paraId="0796B9BB" w14:textId="2A87AFFD">
        <w:trPr>
          <w:del w:id="710" w:author="樱酱 钉宫" w:date="2023-11-12T00:36:00Z"/>
        </w:trPr>
        <w:tc>
          <w:tcPr>
            <w:tcW w:w="3260" w:type="dxa"/>
          </w:tcPr>
          <w:p w14:paraId="0737783C" w14:textId="6408A94B" w:rsidR="008648E1" w:rsidDel="005A31DC" w:rsidRDefault="008648E1">
            <w:pPr>
              <w:tabs>
                <w:tab w:val="left" w:pos="420"/>
              </w:tabs>
              <w:jc w:val="center"/>
              <w:rPr>
                <w:del w:id="711" w:author="樱酱 钉宫" w:date="2023-11-12T00:36:00Z"/>
                <w:color w:val="000000" w:themeColor="text1"/>
                <w:kern w:val="0"/>
                <w:sz w:val="20"/>
                <w:szCs w:val="20"/>
              </w:rPr>
            </w:pPr>
          </w:p>
          <w:p w14:paraId="760C39AF" w14:textId="0E0E1B2F" w:rsidR="008648E1" w:rsidDel="005A31DC" w:rsidRDefault="00F50128">
            <w:pPr>
              <w:tabs>
                <w:tab w:val="left" w:pos="420"/>
              </w:tabs>
              <w:jc w:val="center"/>
              <w:rPr>
                <w:del w:id="712" w:author="樱酱 钉宫" w:date="2023-11-12T00:36:00Z"/>
                <w:color w:val="000000" w:themeColor="text1"/>
                <w:kern w:val="0"/>
                <w:sz w:val="20"/>
                <w:szCs w:val="20"/>
              </w:rPr>
            </w:pPr>
            <w:del w:id="713" w:author="樱酱 钉宫" w:date="2023-11-12T00:36:00Z">
              <w:r w:rsidDel="005A31DC">
                <w:rPr>
                  <w:color w:val="000000" w:themeColor="text1"/>
                  <w:kern w:val="0"/>
                  <w:sz w:val="20"/>
                  <w:szCs w:val="20"/>
                </w:rPr>
                <w:delText>ChinaSkill</w:delText>
              </w:r>
            </w:del>
          </w:p>
          <w:p w14:paraId="4E0DEF00" w14:textId="7744EEBD" w:rsidR="008648E1" w:rsidDel="005A31DC" w:rsidRDefault="00F50128">
            <w:pPr>
              <w:tabs>
                <w:tab w:val="left" w:pos="420"/>
              </w:tabs>
              <w:jc w:val="center"/>
              <w:rPr>
                <w:del w:id="714" w:author="樱酱 钉宫" w:date="2023-11-12T00:36:00Z"/>
                <w:color w:val="000000" w:themeColor="text1"/>
                <w:kern w:val="0"/>
                <w:sz w:val="20"/>
                <w:szCs w:val="20"/>
              </w:rPr>
            </w:pPr>
            <w:del w:id="715" w:author="樱酱 钉宫" w:date="2023-11-12T00:36:00Z">
              <w:r w:rsidDel="005A31DC">
                <w:rPr>
                  <w:rFonts w:hint="eastAsia"/>
                  <w:color w:val="000000" w:themeColor="text1"/>
                  <w:kern w:val="0"/>
                  <w:sz w:val="20"/>
                  <w:szCs w:val="20"/>
                </w:rPr>
                <w:delText>2023</w:delText>
              </w:r>
            </w:del>
          </w:p>
        </w:tc>
      </w:tr>
    </w:tbl>
    <w:p w14:paraId="3C5FEF89" w14:textId="327742F8" w:rsidR="008648E1" w:rsidDel="005A31DC" w:rsidRDefault="008648E1">
      <w:pPr>
        <w:tabs>
          <w:tab w:val="left" w:pos="420"/>
        </w:tabs>
        <w:jc w:val="center"/>
        <w:rPr>
          <w:del w:id="716" w:author="樱酱 钉宫" w:date="2023-11-12T00:36:00Z"/>
          <w:color w:val="000000" w:themeColor="text1"/>
        </w:rPr>
      </w:pPr>
    </w:p>
    <w:p w14:paraId="477521E0" w14:textId="5136367D" w:rsidR="008648E1" w:rsidDel="005A31DC" w:rsidRDefault="00F50128">
      <w:pPr>
        <w:spacing w:line="400" w:lineRule="exact"/>
        <w:rPr>
          <w:del w:id="717" w:author="樱酱 钉宫" w:date="2023-11-12T00:36:00Z"/>
          <w:rFonts w:ascii="宋体" w:eastAsia="宋体" w:hAnsi="宋体" w:cs="宋体"/>
          <w:b/>
          <w:bCs/>
          <w:color w:val="000000" w:themeColor="text1"/>
          <w:spacing w:val="-10"/>
          <w:sz w:val="24"/>
          <w:szCs w:val="24"/>
          <w:u w:color="000000"/>
        </w:rPr>
      </w:pPr>
      <w:del w:id="718"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73A176AC" w14:textId="2BFA55F7" w:rsidR="008648E1" w:rsidDel="005A31DC" w:rsidRDefault="00F50128">
      <w:pPr>
        <w:numPr>
          <w:ilvl w:val="0"/>
          <w:numId w:val="2"/>
        </w:numPr>
        <w:spacing w:line="400" w:lineRule="exact"/>
        <w:ind w:left="839"/>
        <w:rPr>
          <w:del w:id="719" w:author="樱酱 钉宫" w:date="2023-11-12T00:36:00Z"/>
          <w:rFonts w:ascii="Times New Roman" w:eastAsia="宋体" w:hAnsi="Times New Roman" w:cs="宋体"/>
          <w:bCs/>
          <w:color w:val="000000" w:themeColor="text1"/>
          <w:sz w:val="24"/>
          <w:szCs w:val="24"/>
          <w:lang w:val="zh-Hans" w:eastAsia="zh-Hans"/>
        </w:rPr>
      </w:pPr>
      <w:del w:id="720" w:author="樱酱 钉宫" w:date="2023-11-12T00:36:00Z">
        <w:r w:rsidDel="005A31DC">
          <w:rPr>
            <w:rFonts w:ascii="Times New Roman" w:eastAsia="宋体" w:hAnsi="Times New Roman" w:cs="宋体" w:hint="eastAsia"/>
            <w:bCs/>
            <w:color w:val="000000" w:themeColor="text1"/>
            <w:sz w:val="24"/>
            <w:szCs w:val="24"/>
          </w:rPr>
          <w:delText>利用网络摄像头</w:delText>
        </w:r>
        <w:r w:rsidDel="005A31DC">
          <w:rPr>
            <w:rFonts w:ascii="Times New Roman" w:eastAsia="宋体" w:hAnsi="Times New Roman" w:cs="宋体" w:hint="eastAsia"/>
            <w:bCs/>
            <w:color w:val="000000" w:themeColor="text1"/>
            <w:sz w:val="24"/>
            <w:szCs w:val="24"/>
            <w:lang w:val="zh-Hans" w:eastAsia="zh-Hans"/>
          </w:rPr>
          <w:delText>抓</w:delText>
        </w:r>
        <w:r w:rsidDel="005A31DC">
          <w:rPr>
            <w:rFonts w:ascii="Times New Roman" w:eastAsia="宋体" w:hAnsi="Times New Roman" w:cs="宋体" w:hint="eastAsia"/>
            <w:bCs/>
            <w:color w:val="000000" w:themeColor="text1"/>
            <w:sz w:val="24"/>
            <w:szCs w:val="24"/>
          </w:rPr>
          <w:delText>拍</w:delText>
        </w:r>
        <w:r w:rsidDel="005A31DC">
          <w:rPr>
            <w:rFonts w:ascii="Times New Roman" w:eastAsia="宋体" w:hAnsi="Times New Roman" w:cs="宋体" w:hint="eastAsia"/>
            <w:bCs/>
            <w:color w:val="000000" w:themeColor="text1"/>
            <w:sz w:val="24"/>
            <w:szCs w:val="24"/>
          </w:rPr>
          <w:delText>LED</w:delText>
        </w:r>
        <w:r w:rsidDel="005A31DC">
          <w:rPr>
            <w:rFonts w:ascii="Times New Roman" w:eastAsia="宋体" w:hAnsi="Times New Roman" w:cs="宋体" w:hint="eastAsia"/>
            <w:bCs/>
            <w:color w:val="000000" w:themeColor="text1"/>
            <w:sz w:val="24"/>
            <w:szCs w:val="24"/>
          </w:rPr>
          <w:delText>显示屏显示内容（要求图片清晰），另存为</w:delText>
        </w:r>
        <w:r w:rsidDel="005A31DC">
          <w:rPr>
            <w:rFonts w:ascii="Times New Roman" w:eastAsia="宋体" w:hAnsi="Times New Roman" w:cs="宋体" w:hint="eastAsia"/>
            <w:bCs/>
            <w:color w:val="000000" w:themeColor="text1"/>
            <w:sz w:val="24"/>
            <w:szCs w:val="24"/>
          </w:rPr>
          <w:delText>A-7-1.jpg</w:delText>
        </w:r>
        <w:r w:rsidDel="005A31DC">
          <w:rPr>
            <w:rFonts w:ascii="Times New Roman" w:eastAsia="宋体" w:hAnsi="Times New Roman" w:cs="宋体" w:hint="eastAsia"/>
            <w:bCs/>
            <w:color w:val="000000" w:themeColor="text1"/>
            <w:sz w:val="24"/>
            <w:szCs w:val="24"/>
          </w:rPr>
          <w:delText>。</w:delText>
        </w:r>
      </w:del>
    </w:p>
    <w:p w14:paraId="14529EB2" w14:textId="17F74577" w:rsidR="008648E1" w:rsidDel="005A31DC" w:rsidRDefault="00F50128">
      <w:pPr>
        <w:pStyle w:val="4"/>
        <w:spacing w:before="160" w:after="160" w:line="360" w:lineRule="auto"/>
        <w:rPr>
          <w:del w:id="721" w:author="樱酱 钉宫" w:date="2023-11-12T00:36:00Z"/>
          <w:rFonts w:ascii="宋体" w:eastAsia="宋体" w:hAnsi="宋体" w:cs="宋体"/>
          <w:color w:val="000000" w:themeColor="text1"/>
          <w:sz w:val="24"/>
          <w:szCs w:val="24"/>
        </w:rPr>
      </w:pPr>
      <w:del w:id="722" w:author="樱酱 钉宫" w:date="2023-11-12T00:36:00Z">
        <w:r w:rsidDel="005A31DC">
          <w:rPr>
            <w:rFonts w:ascii="宋体" w:eastAsia="宋体" w:hAnsi="宋体" w:cs="宋体" w:hint="eastAsia"/>
            <w:color w:val="000000" w:themeColor="text1"/>
            <w:sz w:val="24"/>
            <w:szCs w:val="24"/>
          </w:rPr>
          <w:delText>4、感知及识别设备的使用</w:delText>
        </w:r>
      </w:del>
    </w:p>
    <w:p w14:paraId="409ED008" w14:textId="57DBC28B" w:rsidR="008648E1" w:rsidDel="005A31DC" w:rsidRDefault="00F50128">
      <w:pPr>
        <w:spacing w:line="400" w:lineRule="exact"/>
        <w:ind w:firstLineChars="200" w:firstLine="480"/>
        <w:rPr>
          <w:del w:id="723" w:author="樱酱 钉宫" w:date="2023-11-12T00:36:00Z"/>
          <w:rFonts w:ascii="宋体" w:eastAsia="宋体" w:hAnsi="宋体" w:cs="宋体"/>
          <w:color w:val="000000" w:themeColor="text1"/>
          <w:sz w:val="24"/>
          <w:szCs w:val="24"/>
        </w:rPr>
      </w:pPr>
      <w:del w:id="724" w:author="樱酱 钉宫" w:date="2023-11-12T00:36:00Z">
        <w:r w:rsidDel="005A31DC">
          <w:rPr>
            <w:rFonts w:ascii="宋体" w:eastAsia="宋体" w:hAnsi="宋体" w:cs="宋体" w:hint="eastAsia"/>
            <w:color w:val="000000" w:themeColor="text1"/>
            <w:sz w:val="24"/>
            <w:szCs w:val="24"/>
          </w:rPr>
          <w:delText>请参赛选手安装好热敏票据打印机，并根据以下任务要求完成相关操作。</w:delText>
        </w:r>
      </w:del>
    </w:p>
    <w:p w14:paraId="279F93AE" w14:textId="14EF7F6E" w:rsidR="008648E1" w:rsidDel="005A31DC" w:rsidRDefault="00F50128">
      <w:pPr>
        <w:jc w:val="center"/>
        <w:rPr>
          <w:del w:id="725" w:author="樱酱 钉宫" w:date="2023-11-12T00:36:00Z"/>
          <w:color w:val="000000" w:themeColor="text1"/>
        </w:rPr>
      </w:pPr>
      <w:del w:id="726" w:author="樱酱 钉宫" w:date="2023-11-12T00:36:00Z">
        <w:r w:rsidDel="005A31DC">
          <w:rPr>
            <w:noProof/>
            <w:color w:val="000000" w:themeColor="text1"/>
          </w:rPr>
          <w:drawing>
            <wp:inline distT="0" distB="0" distL="0" distR="0" wp14:anchorId="740183E6" wp14:editId="792DFC8C">
              <wp:extent cx="4349115" cy="78676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del>
    </w:p>
    <w:p w14:paraId="2FF14CB5" w14:textId="4B686565" w:rsidR="008648E1" w:rsidDel="005A31DC" w:rsidRDefault="00F50128">
      <w:pPr>
        <w:spacing w:line="400" w:lineRule="exact"/>
        <w:rPr>
          <w:del w:id="727" w:author="樱酱 钉宫" w:date="2023-11-12T00:36:00Z"/>
          <w:rFonts w:ascii="宋体" w:eastAsia="宋体" w:hAnsi="宋体" w:cs="宋体"/>
          <w:b/>
          <w:bCs/>
          <w:color w:val="000000" w:themeColor="text1"/>
          <w:spacing w:val="-10"/>
          <w:sz w:val="24"/>
          <w:szCs w:val="24"/>
          <w:u w:color="000000"/>
        </w:rPr>
      </w:pPr>
      <w:del w:id="72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57189511" w14:textId="3D5BD62A" w:rsidR="008648E1" w:rsidDel="005A31DC" w:rsidRDefault="00F50128">
      <w:pPr>
        <w:numPr>
          <w:ilvl w:val="0"/>
          <w:numId w:val="1"/>
        </w:numPr>
        <w:spacing w:line="400" w:lineRule="exact"/>
        <w:ind w:left="839"/>
        <w:rPr>
          <w:del w:id="729" w:author="樱酱 钉宫" w:date="2023-11-12T00:36:00Z"/>
          <w:rFonts w:ascii="宋体" w:eastAsia="宋体" w:hAnsi="宋体" w:cs="宋体"/>
          <w:color w:val="000000" w:themeColor="text1"/>
          <w:sz w:val="24"/>
          <w:szCs w:val="24"/>
        </w:rPr>
      </w:pPr>
      <w:del w:id="730" w:author="樱酱 钉宫" w:date="2023-11-12T00:36:00Z">
        <w:r w:rsidDel="005A31DC">
          <w:rPr>
            <w:rFonts w:ascii="宋体" w:eastAsia="宋体" w:hAnsi="宋体" w:cs="宋体" w:hint="eastAsia"/>
            <w:color w:val="000000" w:themeColor="text1"/>
            <w:sz w:val="24"/>
            <w:szCs w:val="24"/>
          </w:rPr>
          <w:delText>使用识别设备识别上图一维码对应的值。</w:delText>
        </w:r>
      </w:del>
    </w:p>
    <w:p w14:paraId="651B9ACB" w14:textId="6EB86F70" w:rsidR="008648E1" w:rsidDel="005A31DC" w:rsidRDefault="00F50128">
      <w:pPr>
        <w:numPr>
          <w:ilvl w:val="0"/>
          <w:numId w:val="1"/>
        </w:numPr>
        <w:spacing w:line="400" w:lineRule="exact"/>
        <w:ind w:left="839"/>
        <w:rPr>
          <w:del w:id="731" w:author="樱酱 钉宫" w:date="2023-11-12T00:36:00Z"/>
          <w:rFonts w:ascii="宋体" w:eastAsia="宋体" w:hAnsi="宋体" w:cs="宋体"/>
          <w:color w:val="000000" w:themeColor="text1"/>
          <w:sz w:val="24"/>
          <w:szCs w:val="24"/>
        </w:rPr>
      </w:pPr>
      <w:del w:id="732" w:author="樱酱 钉宫" w:date="2023-11-12T00:36:00Z">
        <w:r w:rsidDel="005A31DC">
          <w:rPr>
            <w:rFonts w:ascii="宋体" w:eastAsia="宋体" w:hAnsi="宋体" w:cs="宋体" w:hint="eastAsia"/>
            <w:color w:val="000000" w:themeColor="text1"/>
            <w:sz w:val="24"/>
            <w:szCs w:val="24"/>
          </w:rPr>
          <w:delText>将一维码对应的值生成二维码。</w:delText>
        </w:r>
      </w:del>
    </w:p>
    <w:p w14:paraId="6F0E53FB" w14:textId="49421948" w:rsidR="008648E1" w:rsidDel="005A31DC" w:rsidRDefault="00F50128">
      <w:pPr>
        <w:numPr>
          <w:ilvl w:val="0"/>
          <w:numId w:val="1"/>
        </w:numPr>
        <w:spacing w:line="400" w:lineRule="exact"/>
        <w:ind w:left="839"/>
        <w:rPr>
          <w:del w:id="733" w:author="樱酱 钉宫" w:date="2023-11-12T00:36:00Z"/>
          <w:rFonts w:ascii="宋体" w:eastAsia="宋体" w:hAnsi="宋体" w:cs="宋体"/>
          <w:color w:val="000000" w:themeColor="text1"/>
          <w:sz w:val="24"/>
          <w:szCs w:val="24"/>
        </w:rPr>
      </w:pPr>
      <w:del w:id="734" w:author="樱酱 钉宫" w:date="2023-11-12T00:36:00Z">
        <w:r w:rsidDel="005A31DC">
          <w:rPr>
            <w:rFonts w:ascii="宋体" w:eastAsia="宋体" w:hAnsi="宋体" w:cs="宋体" w:hint="eastAsia"/>
            <w:color w:val="000000" w:themeColor="text1"/>
            <w:sz w:val="24"/>
            <w:szCs w:val="24"/>
          </w:rPr>
          <w:delText>使用热敏票据打印机将二维码打印出来，不用撕下。</w:delText>
        </w:r>
      </w:del>
    </w:p>
    <w:p w14:paraId="13B8B627" w14:textId="70891B73" w:rsidR="008648E1" w:rsidDel="005A31DC" w:rsidRDefault="00F50128">
      <w:pPr>
        <w:spacing w:line="400" w:lineRule="exact"/>
        <w:rPr>
          <w:del w:id="735" w:author="樱酱 钉宫" w:date="2023-11-12T00:36:00Z"/>
          <w:rFonts w:ascii="宋体" w:eastAsia="宋体" w:hAnsi="宋体" w:cs="宋体"/>
          <w:b/>
          <w:bCs/>
          <w:color w:val="000000" w:themeColor="text1"/>
          <w:spacing w:val="-10"/>
          <w:sz w:val="24"/>
          <w:szCs w:val="24"/>
          <w:u w:color="000000"/>
        </w:rPr>
      </w:pPr>
      <w:del w:id="736"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3030B449" w14:textId="5429CD32" w:rsidR="008648E1" w:rsidDel="005A31DC" w:rsidRDefault="00F50128">
      <w:pPr>
        <w:numPr>
          <w:ilvl w:val="0"/>
          <w:numId w:val="2"/>
        </w:numPr>
        <w:spacing w:line="400" w:lineRule="exact"/>
        <w:ind w:left="839"/>
        <w:rPr>
          <w:del w:id="737" w:author="樱酱 钉宫" w:date="2023-11-12T00:36:00Z"/>
          <w:rFonts w:ascii="Times New Roman" w:eastAsia="宋体" w:hAnsi="Times New Roman" w:cs="宋体"/>
          <w:bCs/>
          <w:color w:val="000000" w:themeColor="text1"/>
          <w:sz w:val="24"/>
          <w:szCs w:val="24"/>
        </w:rPr>
      </w:pPr>
      <w:del w:id="738" w:author="樱酱 钉宫" w:date="2023-11-12T00:36:00Z">
        <w:r w:rsidDel="005A31DC">
          <w:rPr>
            <w:rFonts w:ascii="Times New Roman" w:eastAsia="宋体" w:hAnsi="Times New Roman" w:cs="宋体" w:hint="eastAsia"/>
            <w:bCs/>
            <w:color w:val="000000" w:themeColor="text1"/>
            <w:sz w:val="24"/>
            <w:szCs w:val="24"/>
          </w:rPr>
          <w:delText>将识别出来的一维码值保存到记事本中，另存为</w:delText>
        </w:r>
        <w:r w:rsidDel="005A31DC">
          <w:rPr>
            <w:rFonts w:ascii="Times New Roman" w:eastAsia="宋体" w:hAnsi="Times New Roman" w:cs="宋体" w:hint="eastAsia"/>
            <w:bCs/>
            <w:color w:val="000000" w:themeColor="text1"/>
            <w:sz w:val="24"/>
            <w:szCs w:val="24"/>
          </w:rPr>
          <w:delText>A-8-1.txt</w:delText>
        </w:r>
        <w:r w:rsidDel="005A31DC">
          <w:rPr>
            <w:rFonts w:ascii="Times New Roman" w:eastAsia="宋体" w:hAnsi="Times New Roman" w:cs="宋体" w:hint="eastAsia"/>
            <w:bCs/>
            <w:color w:val="000000" w:themeColor="text1"/>
            <w:sz w:val="24"/>
            <w:szCs w:val="24"/>
          </w:rPr>
          <w:delText>。</w:delText>
        </w:r>
      </w:del>
    </w:p>
    <w:p w14:paraId="57811E3F" w14:textId="47F134FD" w:rsidR="008648E1" w:rsidDel="005A31DC" w:rsidRDefault="00F50128">
      <w:pPr>
        <w:numPr>
          <w:ilvl w:val="0"/>
          <w:numId w:val="2"/>
        </w:numPr>
        <w:spacing w:line="400" w:lineRule="exact"/>
        <w:ind w:left="839"/>
        <w:rPr>
          <w:del w:id="739" w:author="樱酱 钉宫" w:date="2023-11-12T00:36:00Z"/>
          <w:rFonts w:ascii="Times New Roman" w:eastAsia="宋体" w:hAnsi="Times New Roman" w:cs="宋体"/>
          <w:bCs/>
          <w:color w:val="000000" w:themeColor="text1"/>
          <w:sz w:val="24"/>
          <w:szCs w:val="24"/>
        </w:rPr>
      </w:pPr>
      <w:del w:id="740" w:author="樱酱 钉宫" w:date="2023-11-12T00:36:00Z">
        <w:r w:rsidDel="005A31DC">
          <w:rPr>
            <w:rFonts w:ascii="Times New Roman" w:eastAsia="宋体" w:hAnsi="Times New Roman" w:cs="宋体" w:hint="eastAsia"/>
            <w:bCs/>
            <w:color w:val="000000" w:themeColor="text1"/>
            <w:sz w:val="24"/>
            <w:szCs w:val="24"/>
          </w:rPr>
          <w:delText>将生成的二维码图片另存为</w:delText>
        </w:r>
        <w:r w:rsidDel="005A31DC">
          <w:rPr>
            <w:rFonts w:ascii="Times New Roman" w:eastAsia="宋体" w:hAnsi="Times New Roman" w:cs="宋体" w:hint="eastAsia"/>
            <w:bCs/>
            <w:color w:val="000000" w:themeColor="text1"/>
            <w:sz w:val="24"/>
            <w:szCs w:val="24"/>
          </w:rPr>
          <w:delText>A-8-2.jpg</w:delText>
        </w:r>
        <w:r w:rsidDel="005A31DC">
          <w:rPr>
            <w:rFonts w:ascii="Times New Roman" w:eastAsia="宋体" w:hAnsi="Times New Roman" w:cs="宋体" w:hint="eastAsia"/>
            <w:bCs/>
            <w:color w:val="000000" w:themeColor="text1"/>
            <w:sz w:val="24"/>
            <w:szCs w:val="24"/>
          </w:rPr>
          <w:delText>。</w:delText>
        </w:r>
      </w:del>
    </w:p>
    <w:p w14:paraId="0F724CE7" w14:textId="1EB3CFCC" w:rsidR="008648E1" w:rsidDel="005A31DC" w:rsidRDefault="00F50128">
      <w:pPr>
        <w:pStyle w:val="4"/>
        <w:spacing w:before="160" w:after="160" w:line="360" w:lineRule="auto"/>
        <w:rPr>
          <w:del w:id="741" w:author="樱酱 钉宫" w:date="2023-11-12T00:36:00Z"/>
          <w:rFonts w:ascii="宋体" w:eastAsia="宋体" w:hAnsi="宋体" w:cs="宋体"/>
          <w:color w:val="000000" w:themeColor="text1"/>
          <w:sz w:val="24"/>
          <w:szCs w:val="24"/>
        </w:rPr>
      </w:pPr>
      <w:del w:id="742" w:author="樱酱 钉宫" w:date="2023-11-12T00:36:00Z">
        <w:r w:rsidDel="005A31DC">
          <w:rPr>
            <w:rFonts w:ascii="宋体" w:eastAsia="宋体" w:hAnsi="宋体" w:cs="宋体" w:hint="eastAsia"/>
            <w:color w:val="000000" w:themeColor="text1"/>
            <w:sz w:val="24"/>
            <w:szCs w:val="24"/>
          </w:rPr>
          <w:delText>5、UHF射频读写器调试</w:delText>
        </w:r>
      </w:del>
    </w:p>
    <w:p w14:paraId="2EFCF09E" w14:textId="36109683" w:rsidR="008648E1" w:rsidDel="005A31DC" w:rsidRDefault="00F50128">
      <w:pPr>
        <w:spacing w:line="400" w:lineRule="exact"/>
        <w:rPr>
          <w:del w:id="743" w:author="樱酱 钉宫" w:date="2023-11-12T00:36:00Z"/>
          <w:rFonts w:ascii="宋体" w:eastAsia="宋体" w:hAnsi="宋体" w:cs="宋体"/>
          <w:b/>
          <w:bCs/>
          <w:color w:val="000000" w:themeColor="text1"/>
          <w:spacing w:val="-10"/>
          <w:sz w:val="24"/>
          <w:szCs w:val="24"/>
          <w:u w:color="000000"/>
        </w:rPr>
      </w:pPr>
      <w:del w:id="744"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38A7A7CE" w14:textId="05B7277B" w:rsidR="008648E1" w:rsidDel="005A31DC" w:rsidRDefault="00F50128">
      <w:pPr>
        <w:numPr>
          <w:ilvl w:val="0"/>
          <w:numId w:val="1"/>
        </w:numPr>
        <w:spacing w:line="400" w:lineRule="exact"/>
        <w:ind w:left="839"/>
        <w:rPr>
          <w:del w:id="745" w:author="樱酱 钉宫" w:date="2023-11-12T00:36:00Z"/>
          <w:rFonts w:ascii="宋体" w:eastAsia="宋体" w:hAnsi="宋体" w:cs="宋体"/>
          <w:color w:val="000000" w:themeColor="text1"/>
          <w:sz w:val="24"/>
          <w:szCs w:val="24"/>
        </w:rPr>
      </w:pPr>
      <w:del w:id="746" w:author="樱酱 钉宫" w:date="2023-11-12T00:36:00Z">
        <w:r w:rsidDel="005A31DC">
          <w:rPr>
            <w:rFonts w:ascii="宋体" w:eastAsia="宋体" w:hAnsi="宋体" w:cs="宋体" w:hint="eastAsia"/>
            <w:color w:val="000000" w:themeColor="text1"/>
            <w:sz w:val="24"/>
            <w:szCs w:val="24"/>
          </w:rPr>
          <w:delText>使用UHF射频读写器调试工具读取超高频标签EPC号数据。</w:delText>
        </w:r>
      </w:del>
    </w:p>
    <w:p w14:paraId="12DD4B7A" w14:textId="6054E318" w:rsidR="008648E1" w:rsidDel="005A31DC" w:rsidRDefault="00F50128">
      <w:pPr>
        <w:spacing w:line="400" w:lineRule="exact"/>
        <w:rPr>
          <w:del w:id="747" w:author="樱酱 钉宫" w:date="2023-11-12T00:36:00Z"/>
          <w:rFonts w:ascii="宋体" w:eastAsia="宋体" w:hAnsi="宋体" w:cs="宋体"/>
          <w:b/>
          <w:bCs/>
          <w:color w:val="000000" w:themeColor="text1"/>
          <w:spacing w:val="-10"/>
          <w:sz w:val="24"/>
          <w:szCs w:val="24"/>
          <w:u w:color="000000"/>
        </w:rPr>
      </w:pPr>
      <w:del w:id="748"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4EA53F4B" w14:textId="3E612962" w:rsidR="008648E1" w:rsidDel="005A31DC" w:rsidRDefault="00F50128">
      <w:pPr>
        <w:numPr>
          <w:ilvl w:val="0"/>
          <w:numId w:val="2"/>
        </w:numPr>
        <w:spacing w:line="400" w:lineRule="exact"/>
        <w:ind w:left="839"/>
        <w:rPr>
          <w:del w:id="749" w:author="樱酱 钉宫" w:date="2023-11-12T00:36:00Z"/>
          <w:rFonts w:ascii="Times New Roman" w:eastAsia="宋体" w:hAnsi="Times New Roman" w:cs="宋体"/>
          <w:bCs/>
          <w:color w:val="000000" w:themeColor="text1"/>
          <w:sz w:val="24"/>
          <w:szCs w:val="24"/>
        </w:rPr>
      </w:pPr>
      <w:del w:id="750" w:author="樱酱 钉宫" w:date="2023-11-12T00:36:00Z">
        <w:r w:rsidDel="005A31DC">
          <w:rPr>
            <w:rFonts w:ascii="Times New Roman" w:eastAsia="宋体" w:hAnsi="Times New Roman" w:cs="宋体" w:hint="eastAsia"/>
            <w:bCs/>
            <w:color w:val="000000" w:themeColor="text1"/>
            <w:sz w:val="24"/>
            <w:szCs w:val="24"/>
          </w:rPr>
          <w:delText>使用红色矩形圈出接收区中表示</w:delText>
        </w:r>
        <w:r w:rsidDel="005A31DC">
          <w:rPr>
            <w:rFonts w:ascii="Times New Roman" w:eastAsia="宋体" w:hAnsi="Times New Roman" w:cs="宋体" w:hint="eastAsia"/>
            <w:bCs/>
            <w:color w:val="000000" w:themeColor="text1"/>
            <w:sz w:val="24"/>
            <w:szCs w:val="24"/>
          </w:rPr>
          <w:delText>EPC</w:delText>
        </w:r>
        <w:r w:rsidDel="005A31DC">
          <w:rPr>
            <w:rFonts w:ascii="Times New Roman" w:eastAsia="宋体" w:hAnsi="Times New Roman" w:cs="宋体" w:hint="eastAsia"/>
            <w:bCs/>
            <w:color w:val="000000" w:themeColor="text1"/>
            <w:sz w:val="24"/>
            <w:szCs w:val="24"/>
          </w:rPr>
          <w:delText>号的数据位置，要求精准圈出并截图，另存为</w:delText>
        </w:r>
        <w:r w:rsidDel="005A31DC">
          <w:rPr>
            <w:rFonts w:ascii="Times New Roman" w:eastAsia="宋体" w:hAnsi="Times New Roman" w:cs="宋体" w:hint="eastAsia"/>
            <w:bCs/>
            <w:color w:val="000000" w:themeColor="text1"/>
            <w:sz w:val="24"/>
            <w:szCs w:val="24"/>
          </w:rPr>
          <w:delText>A-9-1.jpg</w:delText>
        </w:r>
        <w:r w:rsidDel="005A31DC">
          <w:rPr>
            <w:rFonts w:ascii="Times New Roman" w:eastAsia="宋体" w:hAnsi="Times New Roman" w:cs="宋体" w:hint="eastAsia"/>
            <w:bCs/>
            <w:color w:val="000000" w:themeColor="text1"/>
            <w:sz w:val="24"/>
            <w:szCs w:val="24"/>
          </w:rPr>
          <w:delText>。</w:delText>
        </w:r>
      </w:del>
    </w:p>
    <w:p w14:paraId="3479EE06" w14:textId="36050E93" w:rsidR="008648E1" w:rsidDel="005A31DC" w:rsidRDefault="00F50128">
      <w:pPr>
        <w:pStyle w:val="3"/>
        <w:spacing w:before="200" w:after="0"/>
        <w:rPr>
          <w:del w:id="751" w:author="樱酱 钉宫" w:date="2023-11-12T00:36:00Z"/>
          <w:color w:val="000000" w:themeColor="text1"/>
          <w:sz w:val="28"/>
          <w:szCs w:val="24"/>
        </w:rPr>
      </w:pPr>
      <w:del w:id="752"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1-3 </w:delText>
        </w:r>
        <w:r w:rsidDel="005A31DC">
          <w:rPr>
            <w:rFonts w:hint="eastAsia"/>
            <w:color w:val="000000" w:themeColor="text1"/>
            <w:sz w:val="28"/>
            <w:szCs w:val="24"/>
          </w:rPr>
          <w:delText>物联网网关的配置与使用</w:delText>
        </w:r>
      </w:del>
    </w:p>
    <w:p w14:paraId="44AD247C" w14:textId="0C08F2A3" w:rsidR="008648E1" w:rsidDel="005A31DC" w:rsidRDefault="00F50128">
      <w:pPr>
        <w:pStyle w:val="4"/>
        <w:spacing w:before="160" w:after="160" w:line="360" w:lineRule="auto"/>
        <w:rPr>
          <w:del w:id="753" w:author="樱酱 钉宫" w:date="2023-11-12T00:36:00Z"/>
          <w:rFonts w:ascii="宋体" w:eastAsia="宋体" w:hAnsi="宋体" w:cs="宋体"/>
          <w:color w:val="000000" w:themeColor="text1"/>
          <w:sz w:val="24"/>
          <w:szCs w:val="24"/>
        </w:rPr>
      </w:pPr>
      <w:del w:id="754" w:author="樱酱 钉宫" w:date="2023-11-12T00:36:00Z">
        <w:r w:rsidDel="005A31DC">
          <w:rPr>
            <w:rFonts w:ascii="宋体" w:eastAsia="宋体" w:hAnsi="宋体" w:cs="宋体" w:hint="eastAsia"/>
            <w:color w:val="000000" w:themeColor="text1"/>
            <w:sz w:val="24"/>
            <w:szCs w:val="24"/>
          </w:rPr>
          <w:delText>1、物联网中心网关的使用</w:delText>
        </w:r>
      </w:del>
    </w:p>
    <w:p w14:paraId="415D8DC0" w14:textId="18CE7A8D" w:rsidR="008648E1" w:rsidDel="005A31DC" w:rsidRDefault="00F50128">
      <w:pPr>
        <w:spacing w:line="400" w:lineRule="exact"/>
        <w:ind w:firstLine="482"/>
        <w:rPr>
          <w:del w:id="755" w:author="樱酱 钉宫" w:date="2023-11-12T00:36:00Z"/>
          <w:rFonts w:ascii="宋体" w:eastAsia="宋体" w:hAnsi="宋体" w:cs="宋体"/>
          <w:color w:val="000000" w:themeColor="text1"/>
          <w:sz w:val="24"/>
          <w:szCs w:val="24"/>
        </w:rPr>
      </w:pPr>
      <w:del w:id="756" w:author="樱酱 钉宫" w:date="2023-11-12T00:36:00Z">
        <w:r w:rsidDel="005A31DC">
          <w:rPr>
            <w:rFonts w:ascii="宋体" w:eastAsia="宋体" w:hAnsi="宋体" w:cs="宋体" w:hint="eastAsia"/>
            <w:color w:val="000000" w:themeColor="text1"/>
            <w:sz w:val="24"/>
            <w:szCs w:val="24"/>
          </w:rPr>
          <w:delText>登录物联网中心网关管理界面，根据要求完成相关配置。</w:delText>
        </w:r>
      </w:del>
    </w:p>
    <w:p w14:paraId="3D13DD63" w14:textId="6B6FDA54" w:rsidR="008648E1" w:rsidDel="005A31DC" w:rsidRDefault="00F50128">
      <w:pPr>
        <w:spacing w:line="400" w:lineRule="exact"/>
        <w:rPr>
          <w:del w:id="757" w:author="樱酱 钉宫" w:date="2023-11-12T00:36:00Z"/>
          <w:rFonts w:ascii="宋体" w:eastAsia="宋体" w:hAnsi="宋体" w:cs="宋体"/>
          <w:b/>
          <w:bCs/>
          <w:color w:val="000000" w:themeColor="text1"/>
          <w:spacing w:val="-10"/>
          <w:sz w:val="24"/>
          <w:szCs w:val="24"/>
          <w:u w:color="000000"/>
        </w:rPr>
      </w:pPr>
      <w:del w:id="75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3E20E240" w14:textId="16D0A506" w:rsidR="008648E1" w:rsidDel="005A31DC" w:rsidRDefault="00F50128">
      <w:pPr>
        <w:numPr>
          <w:ilvl w:val="0"/>
          <w:numId w:val="1"/>
        </w:numPr>
        <w:spacing w:line="400" w:lineRule="exact"/>
        <w:ind w:left="839"/>
        <w:rPr>
          <w:del w:id="759" w:author="樱酱 钉宫" w:date="2023-11-12T00:36:00Z"/>
          <w:rFonts w:ascii="宋体" w:eastAsia="宋体" w:hAnsi="宋体" w:cs="宋体"/>
          <w:color w:val="000000" w:themeColor="text1"/>
          <w:sz w:val="24"/>
          <w:szCs w:val="24"/>
        </w:rPr>
      </w:pPr>
      <w:del w:id="760" w:author="樱酱 钉宫" w:date="2023-11-12T00:36:00Z">
        <w:r w:rsidDel="005A31DC">
          <w:rPr>
            <w:rFonts w:ascii="宋体" w:eastAsia="宋体" w:hAnsi="宋体" w:cs="宋体" w:hint="eastAsia"/>
            <w:color w:val="000000" w:themeColor="text1"/>
            <w:sz w:val="24"/>
            <w:szCs w:val="24"/>
          </w:rPr>
          <w:delText>要求完成TCP连接参数配置，将中心网关数据发送到物联网云服务系统。</w:delText>
        </w:r>
      </w:del>
    </w:p>
    <w:p w14:paraId="0E948F70" w14:textId="04496B5E" w:rsidR="008648E1" w:rsidDel="005A31DC" w:rsidRDefault="00F50128">
      <w:pPr>
        <w:numPr>
          <w:ilvl w:val="0"/>
          <w:numId w:val="1"/>
        </w:numPr>
        <w:spacing w:line="400" w:lineRule="exact"/>
        <w:ind w:left="839"/>
        <w:rPr>
          <w:del w:id="761" w:author="樱酱 钉宫" w:date="2023-11-12T00:36:00Z"/>
          <w:rFonts w:ascii="宋体" w:eastAsia="宋体" w:hAnsi="宋体" w:cs="宋体"/>
          <w:color w:val="000000" w:themeColor="text1"/>
          <w:sz w:val="24"/>
          <w:szCs w:val="24"/>
        </w:rPr>
      </w:pPr>
      <w:del w:id="762" w:author="樱酱 钉宫" w:date="2023-11-12T00:36:00Z">
        <w:r w:rsidDel="005A31DC">
          <w:rPr>
            <w:rFonts w:ascii="宋体" w:eastAsia="宋体" w:hAnsi="宋体" w:cs="宋体" w:hint="eastAsia"/>
            <w:color w:val="000000" w:themeColor="text1"/>
            <w:sz w:val="24"/>
            <w:szCs w:val="24"/>
          </w:rPr>
          <w:delText>根据实际线路连接方式，将工位上安装的传感器和执行器分别录入到对应的连接器中。</w:delText>
        </w:r>
      </w:del>
    </w:p>
    <w:p w14:paraId="744F7B86" w14:textId="55DDE256" w:rsidR="008648E1" w:rsidDel="005A31DC" w:rsidRDefault="00F50128">
      <w:pPr>
        <w:spacing w:line="400" w:lineRule="exact"/>
        <w:rPr>
          <w:del w:id="763" w:author="樱酱 钉宫" w:date="2023-11-12T00:36:00Z"/>
          <w:rFonts w:ascii="宋体" w:eastAsia="宋体" w:hAnsi="宋体" w:cs="宋体"/>
          <w:b/>
          <w:bCs/>
          <w:color w:val="000000" w:themeColor="text1"/>
          <w:spacing w:val="-10"/>
          <w:sz w:val="24"/>
          <w:szCs w:val="24"/>
          <w:u w:color="000000"/>
        </w:rPr>
      </w:pPr>
      <w:del w:id="764"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2842BA98" w14:textId="6E00FFC1" w:rsidR="008648E1" w:rsidDel="005A31DC" w:rsidRDefault="00F50128">
      <w:pPr>
        <w:numPr>
          <w:ilvl w:val="0"/>
          <w:numId w:val="2"/>
        </w:numPr>
        <w:spacing w:line="400" w:lineRule="exact"/>
        <w:ind w:left="839"/>
        <w:rPr>
          <w:del w:id="765" w:author="樱酱 钉宫" w:date="2023-11-12T00:36:00Z"/>
          <w:rFonts w:ascii="Times New Roman" w:eastAsia="宋体" w:hAnsi="Times New Roman" w:cs="宋体"/>
          <w:bCs/>
          <w:color w:val="000000" w:themeColor="text1"/>
          <w:sz w:val="24"/>
          <w:szCs w:val="24"/>
        </w:rPr>
      </w:pPr>
      <w:del w:id="766" w:author="樱酱 钉宫" w:date="2023-11-12T00:36:00Z">
        <w:r w:rsidDel="005A31DC">
          <w:rPr>
            <w:rFonts w:ascii="Times New Roman" w:eastAsia="宋体" w:hAnsi="Times New Roman" w:cs="宋体" w:hint="eastAsia"/>
            <w:bCs/>
            <w:color w:val="000000" w:themeColor="text1"/>
            <w:sz w:val="24"/>
            <w:szCs w:val="24"/>
          </w:rPr>
          <w:delText>将中心网关配置</w:delText>
        </w:r>
        <w:r w:rsidDel="005A31DC">
          <w:rPr>
            <w:rFonts w:ascii="Times New Roman" w:eastAsia="宋体" w:hAnsi="Times New Roman" w:cs="宋体" w:hint="eastAsia"/>
            <w:bCs/>
            <w:color w:val="000000" w:themeColor="text1"/>
            <w:sz w:val="24"/>
            <w:szCs w:val="24"/>
          </w:rPr>
          <w:delText>TCP</w:delText>
        </w:r>
        <w:r w:rsidDel="005A31DC">
          <w:rPr>
            <w:rFonts w:ascii="Times New Roman" w:eastAsia="宋体" w:hAnsi="Times New Roman" w:cs="宋体" w:hint="eastAsia"/>
            <w:bCs/>
            <w:color w:val="000000" w:themeColor="text1"/>
            <w:sz w:val="24"/>
            <w:szCs w:val="24"/>
          </w:rPr>
          <w:delText>连接参数的界面截图，另存为</w:delText>
        </w:r>
        <w:r w:rsidDel="005A31DC">
          <w:rPr>
            <w:rFonts w:ascii="Times New Roman" w:eastAsia="宋体" w:hAnsi="Times New Roman" w:cs="宋体" w:hint="eastAsia"/>
            <w:bCs/>
            <w:color w:val="000000" w:themeColor="text1"/>
            <w:sz w:val="24"/>
            <w:szCs w:val="24"/>
          </w:rPr>
          <w:delText>A-10-1.jpg</w:delText>
        </w:r>
        <w:r w:rsidDel="005A31DC">
          <w:rPr>
            <w:rFonts w:ascii="Times New Roman" w:eastAsia="宋体" w:hAnsi="Times New Roman" w:cs="宋体" w:hint="eastAsia"/>
            <w:bCs/>
            <w:color w:val="000000" w:themeColor="text1"/>
            <w:sz w:val="24"/>
            <w:szCs w:val="24"/>
          </w:rPr>
          <w:delText>，要求截图中可以看到配置数据发送至物联网云服务系统相关的信息。</w:delText>
        </w:r>
      </w:del>
    </w:p>
    <w:p w14:paraId="22FD16E3" w14:textId="4AC84463" w:rsidR="008648E1" w:rsidDel="005A31DC" w:rsidRDefault="00F50128">
      <w:pPr>
        <w:numPr>
          <w:ilvl w:val="0"/>
          <w:numId w:val="2"/>
        </w:numPr>
        <w:spacing w:line="400" w:lineRule="exact"/>
        <w:ind w:left="839"/>
        <w:rPr>
          <w:del w:id="767" w:author="樱酱 钉宫" w:date="2023-11-12T00:36:00Z"/>
          <w:rFonts w:ascii="Times New Roman" w:eastAsia="宋体" w:hAnsi="Times New Roman" w:cs="宋体"/>
          <w:bCs/>
          <w:color w:val="000000" w:themeColor="text1"/>
          <w:sz w:val="24"/>
          <w:szCs w:val="24"/>
        </w:rPr>
      </w:pPr>
      <w:del w:id="768" w:author="樱酱 钉宫" w:date="2023-11-12T00:36:00Z">
        <w:r w:rsidDel="005A31DC">
          <w:rPr>
            <w:rFonts w:ascii="Times New Roman" w:eastAsia="宋体" w:hAnsi="Times New Roman" w:cs="宋体" w:hint="eastAsia"/>
            <w:bCs/>
            <w:color w:val="000000" w:themeColor="text1"/>
            <w:sz w:val="24"/>
            <w:szCs w:val="24"/>
          </w:rPr>
          <w:delText>将中心网关数据监测界面中可以看到</w:delText>
        </w:r>
        <w:r w:rsidDel="005A31DC">
          <w:rPr>
            <w:rFonts w:ascii="Times New Roman" w:eastAsia="宋体" w:hAnsi="Times New Roman" w:cs="宋体" w:hint="eastAsia"/>
            <w:bCs/>
            <w:color w:val="000000" w:themeColor="text1"/>
            <w:sz w:val="24"/>
            <w:szCs w:val="24"/>
          </w:rPr>
          <w:delText>C-Q3</w:delText>
        </w:r>
        <w:r w:rsidDel="005A31DC">
          <w:rPr>
            <w:rFonts w:ascii="Times New Roman" w:eastAsia="宋体" w:hAnsi="Times New Roman" w:cs="宋体" w:hint="eastAsia"/>
            <w:bCs/>
            <w:color w:val="000000" w:themeColor="text1"/>
            <w:sz w:val="24"/>
            <w:szCs w:val="24"/>
          </w:rPr>
          <w:delText>区域安装设备的数据监测界面截图，另存为</w:delText>
        </w:r>
        <w:r w:rsidDel="005A31DC">
          <w:rPr>
            <w:rFonts w:ascii="Times New Roman" w:eastAsia="宋体" w:hAnsi="Times New Roman" w:cs="宋体" w:hint="eastAsia"/>
            <w:bCs/>
            <w:color w:val="000000" w:themeColor="text1"/>
            <w:sz w:val="24"/>
            <w:szCs w:val="24"/>
          </w:rPr>
          <w:delText>A-10-2.jpg</w:delText>
        </w:r>
        <w:r w:rsidDel="005A31DC">
          <w:rPr>
            <w:rFonts w:ascii="Times New Roman" w:eastAsia="宋体" w:hAnsi="Times New Roman" w:cs="宋体" w:hint="eastAsia"/>
            <w:bCs/>
            <w:color w:val="000000" w:themeColor="text1"/>
            <w:sz w:val="24"/>
            <w:szCs w:val="24"/>
          </w:rPr>
          <w:delText>。要求截图中可以看到</w:delText>
        </w:r>
        <w:r w:rsidDel="005A31DC">
          <w:rPr>
            <w:rFonts w:ascii="Times New Roman" w:eastAsia="宋体" w:hAnsi="Times New Roman" w:cs="宋体" w:hint="eastAsia"/>
            <w:bCs/>
            <w:color w:val="000000" w:themeColor="text1"/>
            <w:sz w:val="24"/>
            <w:szCs w:val="24"/>
          </w:rPr>
          <w:delText>,</w:delText>
        </w:r>
        <w:r w:rsidDel="005A31DC">
          <w:rPr>
            <w:rFonts w:ascii="Times New Roman" w:eastAsia="宋体" w:hAnsi="Times New Roman" w:cs="宋体" w:hint="eastAsia"/>
            <w:bCs/>
            <w:color w:val="000000" w:themeColor="text1"/>
            <w:sz w:val="24"/>
            <w:szCs w:val="24"/>
          </w:rPr>
          <w:delText>温湿度，光照数据正常，常亮绿灯点亮，风扇</w:delText>
        </w:r>
        <w:r w:rsidDel="005A31DC">
          <w:rPr>
            <w:rFonts w:ascii="Times New Roman" w:eastAsia="宋体" w:hAnsi="Times New Roman" w:cs="宋体" w:hint="eastAsia"/>
            <w:bCs/>
            <w:color w:val="000000" w:themeColor="text1"/>
            <w:sz w:val="24"/>
            <w:szCs w:val="24"/>
          </w:rPr>
          <w:delText>1</w:delText>
        </w:r>
        <w:r w:rsidDel="005A31DC">
          <w:rPr>
            <w:rFonts w:ascii="Times New Roman" w:eastAsia="宋体" w:hAnsi="Times New Roman" w:cs="宋体" w:hint="eastAsia"/>
            <w:bCs/>
            <w:color w:val="000000" w:themeColor="text1"/>
            <w:sz w:val="24"/>
            <w:szCs w:val="24"/>
          </w:rPr>
          <w:delText>关闭。</w:delText>
        </w:r>
      </w:del>
    </w:p>
    <w:p w14:paraId="6263C8BF" w14:textId="0251BD3A" w:rsidR="008648E1" w:rsidDel="005A31DC" w:rsidRDefault="00F50128">
      <w:pPr>
        <w:pStyle w:val="4"/>
        <w:spacing w:before="160" w:after="160" w:line="360" w:lineRule="auto"/>
        <w:rPr>
          <w:del w:id="769" w:author="樱酱 钉宫" w:date="2023-11-12T00:36:00Z"/>
          <w:rFonts w:ascii="宋体" w:eastAsia="宋体" w:hAnsi="宋体" w:cs="宋体"/>
          <w:color w:val="000000" w:themeColor="text1"/>
          <w:sz w:val="24"/>
          <w:szCs w:val="24"/>
        </w:rPr>
      </w:pPr>
      <w:del w:id="770" w:author="樱酱 钉宫" w:date="2023-11-12T00:36:00Z">
        <w:r w:rsidDel="005A31DC">
          <w:rPr>
            <w:rFonts w:ascii="宋体" w:eastAsia="宋体" w:hAnsi="宋体" w:cs="宋体" w:hint="eastAsia"/>
            <w:color w:val="000000" w:themeColor="text1"/>
            <w:sz w:val="24"/>
            <w:szCs w:val="24"/>
          </w:rPr>
          <w:delText>2、4G通讯终端设备的使用</w:delText>
        </w:r>
      </w:del>
    </w:p>
    <w:p w14:paraId="29192FC3" w14:textId="11C95A0D" w:rsidR="008648E1" w:rsidDel="005A31DC" w:rsidRDefault="00F50128">
      <w:pPr>
        <w:spacing w:line="400" w:lineRule="exact"/>
        <w:ind w:firstLine="482"/>
        <w:rPr>
          <w:del w:id="771" w:author="樱酱 钉宫" w:date="2023-11-12T00:36:00Z"/>
          <w:rFonts w:ascii="宋体" w:eastAsia="宋体" w:hAnsi="宋体" w:cs="宋体"/>
          <w:color w:val="000000" w:themeColor="text1"/>
          <w:sz w:val="24"/>
          <w:szCs w:val="24"/>
        </w:rPr>
      </w:pPr>
      <w:del w:id="772" w:author="樱酱 钉宫" w:date="2023-11-12T00:36:00Z">
        <w:r w:rsidDel="005A31DC">
          <w:rPr>
            <w:rFonts w:ascii="宋体" w:eastAsia="宋体" w:hAnsi="宋体" w:cs="宋体" w:hint="eastAsia"/>
            <w:color w:val="000000" w:themeColor="text1"/>
            <w:sz w:val="24"/>
            <w:szCs w:val="24"/>
          </w:rPr>
          <w:delText>登录4G通讯终端设备管理界面，根据要求完成相关配置。</w:delText>
        </w:r>
      </w:del>
    </w:p>
    <w:p w14:paraId="464A26A7" w14:textId="5F74FB21" w:rsidR="008648E1" w:rsidDel="005A31DC" w:rsidRDefault="00F50128">
      <w:pPr>
        <w:spacing w:line="400" w:lineRule="exact"/>
        <w:rPr>
          <w:del w:id="773" w:author="樱酱 钉宫" w:date="2023-11-12T00:36:00Z"/>
          <w:rFonts w:ascii="宋体" w:eastAsia="宋体" w:hAnsi="宋体" w:cs="宋体"/>
          <w:b/>
          <w:bCs/>
          <w:color w:val="000000" w:themeColor="text1"/>
          <w:spacing w:val="-10"/>
          <w:sz w:val="24"/>
          <w:szCs w:val="24"/>
          <w:u w:color="000000"/>
        </w:rPr>
      </w:pPr>
      <w:del w:id="774"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25B9B434" w14:textId="782C202A" w:rsidR="008648E1" w:rsidDel="005A31DC" w:rsidRDefault="00F50128">
      <w:pPr>
        <w:numPr>
          <w:ilvl w:val="0"/>
          <w:numId w:val="1"/>
        </w:numPr>
        <w:spacing w:line="400" w:lineRule="exact"/>
        <w:ind w:left="839"/>
        <w:rPr>
          <w:del w:id="775" w:author="樱酱 钉宫" w:date="2023-11-12T00:36:00Z"/>
          <w:rFonts w:ascii="宋体" w:eastAsia="宋体" w:hAnsi="宋体" w:cs="宋体"/>
          <w:color w:val="000000" w:themeColor="text1"/>
          <w:sz w:val="24"/>
          <w:szCs w:val="24"/>
        </w:rPr>
      </w:pPr>
      <w:del w:id="776" w:author="樱酱 钉宫" w:date="2023-11-12T00:36:00Z">
        <w:r w:rsidDel="005A31DC">
          <w:rPr>
            <w:rFonts w:ascii="宋体" w:eastAsia="宋体" w:hAnsi="宋体" w:cs="宋体" w:hint="eastAsia"/>
            <w:color w:val="000000" w:themeColor="text1"/>
            <w:sz w:val="24"/>
            <w:szCs w:val="24"/>
          </w:rPr>
          <w:delText>要求完成Cloud Client连接方式的参数配置，将4G通讯终端设备数据发送到物联网云服务系统。</w:delText>
        </w:r>
      </w:del>
    </w:p>
    <w:p w14:paraId="6042F911" w14:textId="66D4F7AE" w:rsidR="008648E1" w:rsidDel="005A31DC" w:rsidRDefault="00F50128">
      <w:pPr>
        <w:numPr>
          <w:ilvl w:val="0"/>
          <w:numId w:val="1"/>
        </w:numPr>
        <w:spacing w:line="400" w:lineRule="exact"/>
        <w:ind w:left="839"/>
        <w:rPr>
          <w:del w:id="777" w:author="樱酱 钉宫" w:date="2023-11-12T00:36:00Z"/>
          <w:rFonts w:ascii="宋体" w:eastAsia="宋体" w:hAnsi="宋体" w:cs="宋体"/>
          <w:color w:val="000000" w:themeColor="text1"/>
          <w:sz w:val="24"/>
          <w:szCs w:val="24"/>
        </w:rPr>
      </w:pPr>
      <w:del w:id="778" w:author="樱酱 钉宫" w:date="2023-11-12T00:36:00Z">
        <w:r w:rsidDel="005A31DC">
          <w:rPr>
            <w:rFonts w:ascii="宋体" w:eastAsia="宋体" w:hAnsi="宋体" w:cs="宋体" w:hint="eastAsia"/>
            <w:color w:val="000000" w:themeColor="text1"/>
            <w:sz w:val="24"/>
            <w:szCs w:val="24"/>
          </w:rPr>
          <w:delText>4G通讯终端设备设置网络连接为以太网方式。</w:delText>
        </w:r>
      </w:del>
    </w:p>
    <w:p w14:paraId="0459FAA3" w14:textId="008D056A" w:rsidR="008648E1" w:rsidDel="005A31DC" w:rsidRDefault="00F50128">
      <w:pPr>
        <w:numPr>
          <w:ilvl w:val="0"/>
          <w:numId w:val="1"/>
        </w:numPr>
        <w:spacing w:line="400" w:lineRule="exact"/>
        <w:ind w:left="839"/>
        <w:rPr>
          <w:del w:id="779" w:author="樱酱 钉宫" w:date="2023-11-12T00:36:00Z"/>
          <w:rFonts w:ascii="宋体" w:eastAsia="宋体" w:hAnsi="宋体" w:cs="宋体"/>
          <w:color w:val="000000" w:themeColor="text1"/>
          <w:sz w:val="24"/>
          <w:szCs w:val="24"/>
        </w:rPr>
      </w:pPr>
      <w:del w:id="780" w:author="樱酱 钉宫" w:date="2023-11-12T00:36:00Z">
        <w:r w:rsidDel="005A31DC">
          <w:rPr>
            <w:rFonts w:ascii="宋体" w:eastAsia="宋体" w:hAnsi="宋体" w:cs="宋体" w:hint="eastAsia"/>
            <w:color w:val="000000" w:themeColor="text1"/>
            <w:sz w:val="24"/>
            <w:szCs w:val="24"/>
          </w:rPr>
          <w:delText>根据实际线路连接方式，将工位上安装的传感器和执行器分别录入到对应的连接器中。</w:delText>
        </w:r>
      </w:del>
    </w:p>
    <w:p w14:paraId="0AF1038E" w14:textId="7A3096CD" w:rsidR="008648E1" w:rsidDel="005A31DC" w:rsidRDefault="00F50128">
      <w:pPr>
        <w:spacing w:line="400" w:lineRule="exact"/>
        <w:rPr>
          <w:del w:id="781" w:author="樱酱 钉宫" w:date="2023-11-12T00:36:00Z"/>
          <w:rFonts w:ascii="宋体" w:eastAsia="宋体" w:hAnsi="宋体" w:cs="宋体"/>
          <w:b/>
          <w:bCs/>
          <w:color w:val="000000" w:themeColor="text1"/>
          <w:spacing w:val="-10"/>
          <w:sz w:val="24"/>
          <w:szCs w:val="24"/>
          <w:u w:color="000000"/>
        </w:rPr>
      </w:pPr>
      <w:del w:id="782"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5B2204DF" w14:textId="44CC151C" w:rsidR="008648E1" w:rsidDel="005A31DC" w:rsidRDefault="00F50128">
      <w:pPr>
        <w:numPr>
          <w:ilvl w:val="0"/>
          <w:numId w:val="2"/>
        </w:numPr>
        <w:spacing w:line="400" w:lineRule="exact"/>
        <w:ind w:left="839"/>
        <w:rPr>
          <w:del w:id="783" w:author="樱酱 钉宫" w:date="2023-11-12T00:36:00Z"/>
          <w:rFonts w:ascii="Times New Roman" w:eastAsia="宋体" w:hAnsi="Times New Roman" w:cs="宋体"/>
          <w:bCs/>
          <w:color w:val="000000" w:themeColor="text1"/>
          <w:sz w:val="24"/>
          <w:szCs w:val="24"/>
        </w:rPr>
      </w:pPr>
      <w:del w:id="784" w:author="樱酱 钉宫" w:date="2023-11-12T00:36:00Z">
        <w:r w:rsidDel="005A31DC">
          <w:rPr>
            <w:rFonts w:ascii="Times New Roman" w:eastAsia="宋体" w:hAnsi="Times New Roman" w:cs="宋体" w:hint="eastAsia"/>
            <w:bCs/>
            <w:color w:val="000000" w:themeColor="text1"/>
            <w:sz w:val="24"/>
            <w:szCs w:val="24"/>
          </w:rPr>
          <w:delText>将</w:delText>
        </w:r>
        <w:r w:rsidDel="005A31DC">
          <w:rPr>
            <w:rFonts w:ascii="Times New Roman" w:eastAsia="宋体" w:hAnsi="Times New Roman" w:cs="宋体" w:hint="eastAsia"/>
            <w:bCs/>
            <w:color w:val="000000" w:themeColor="text1"/>
            <w:sz w:val="24"/>
            <w:szCs w:val="24"/>
          </w:rPr>
          <w:delText>4G</w:delText>
        </w:r>
        <w:r w:rsidDel="005A31DC">
          <w:rPr>
            <w:rFonts w:ascii="Times New Roman" w:eastAsia="宋体" w:hAnsi="Times New Roman" w:cs="宋体" w:hint="eastAsia"/>
            <w:bCs/>
            <w:color w:val="000000" w:themeColor="text1"/>
            <w:sz w:val="24"/>
            <w:szCs w:val="24"/>
          </w:rPr>
          <w:delText>通讯终端设备配置</w:delText>
        </w:r>
        <w:r w:rsidDel="005A31DC">
          <w:rPr>
            <w:rFonts w:ascii="Times New Roman" w:eastAsia="宋体" w:hAnsi="Times New Roman" w:cs="宋体" w:hint="eastAsia"/>
            <w:bCs/>
            <w:color w:val="000000" w:themeColor="text1"/>
            <w:sz w:val="24"/>
            <w:szCs w:val="24"/>
          </w:rPr>
          <w:delText>Cloud Client</w:delText>
        </w:r>
        <w:r w:rsidDel="005A31DC">
          <w:rPr>
            <w:rFonts w:ascii="Times New Roman" w:eastAsia="宋体" w:hAnsi="Times New Roman" w:cs="宋体" w:hint="eastAsia"/>
            <w:bCs/>
            <w:color w:val="000000" w:themeColor="text1"/>
            <w:sz w:val="24"/>
            <w:szCs w:val="24"/>
          </w:rPr>
          <w:delText>连接方式的界面截图，另存为</w:delText>
        </w:r>
        <w:r w:rsidDel="005A31DC">
          <w:rPr>
            <w:rFonts w:ascii="Times New Roman" w:eastAsia="宋体" w:hAnsi="Times New Roman" w:cs="宋体" w:hint="eastAsia"/>
            <w:bCs/>
            <w:color w:val="000000" w:themeColor="text1"/>
            <w:sz w:val="24"/>
            <w:szCs w:val="24"/>
          </w:rPr>
          <w:delText>A-11-1.jpg</w:delText>
        </w:r>
        <w:r w:rsidDel="005A31DC">
          <w:rPr>
            <w:rFonts w:ascii="Times New Roman" w:eastAsia="宋体" w:hAnsi="Times New Roman" w:cs="宋体" w:hint="eastAsia"/>
            <w:bCs/>
            <w:color w:val="000000" w:themeColor="text1"/>
            <w:sz w:val="24"/>
            <w:szCs w:val="24"/>
          </w:rPr>
          <w:delText>，要求截图中看到数据发送至物联网云服务系统相关的配置信息。</w:delText>
        </w:r>
      </w:del>
    </w:p>
    <w:p w14:paraId="4321D83F" w14:textId="76B69608" w:rsidR="008648E1" w:rsidDel="005A31DC" w:rsidRDefault="00F50128">
      <w:pPr>
        <w:numPr>
          <w:ilvl w:val="0"/>
          <w:numId w:val="2"/>
        </w:numPr>
        <w:spacing w:line="400" w:lineRule="exact"/>
        <w:ind w:left="839"/>
        <w:rPr>
          <w:del w:id="785" w:author="樱酱 钉宫" w:date="2023-11-12T00:36:00Z"/>
          <w:rFonts w:ascii="Times New Roman" w:eastAsia="宋体" w:hAnsi="Times New Roman" w:cs="宋体"/>
          <w:bCs/>
          <w:color w:val="000000" w:themeColor="text1"/>
          <w:sz w:val="24"/>
          <w:szCs w:val="24"/>
        </w:rPr>
      </w:pPr>
      <w:del w:id="786" w:author="樱酱 钉宫" w:date="2023-11-12T00:36:00Z">
        <w:r w:rsidDel="005A31DC">
          <w:rPr>
            <w:rFonts w:ascii="Times New Roman" w:eastAsia="宋体" w:hAnsi="Times New Roman" w:cs="宋体" w:hint="eastAsia"/>
            <w:bCs/>
            <w:color w:val="000000" w:themeColor="text1"/>
            <w:sz w:val="24"/>
            <w:szCs w:val="24"/>
          </w:rPr>
          <w:delText>将</w:delText>
        </w:r>
        <w:r w:rsidDel="005A31DC">
          <w:rPr>
            <w:rFonts w:ascii="Times New Roman" w:eastAsia="宋体" w:hAnsi="Times New Roman" w:cs="宋体" w:hint="eastAsia"/>
            <w:bCs/>
            <w:color w:val="000000" w:themeColor="text1"/>
            <w:sz w:val="24"/>
            <w:szCs w:val="24"/>
          </w:rPr>
          <w:delText>4G</w:delText>
        </w:r>
        <w:r w:rsidDel="005A31DC">
          <w:rPr>
            <w:rFonts w:ascii="Times New Roman" w:eastAsia="宋体" w:hAnsi="Times New Roman" w:cs="宋体" w:hint="eastAsia"/>
            <w:bCs/>
            <w:color w:val="000000" w:themeColor="text1"/>
            <w:sz w:val="24"/>
            <w:szCs w:val="24"/>
          </w:rPr>
          <w:delText>通讯终端设备连接器添加执行器（直流电机速度）的设置界面截图，另存为</w:delText>
        </w:r>
        <w:r w:rsidDel="005A31DC">
          <w:rPr>
            <w:rFonts w:ascii="Times New Roman" w:eastAsia="宋体" w:hAnsi="Times New Roman" w:cs="宋体" w:hint="eastAsia"/>
            <w:bCs/>
            <w:color w:val="000000" w:themeColor="text1"/>
            <w:sz w:val="24"/>
            <w:szCs w:val="24"/>
          </w:rPr>
          <w:delText>A-11-2.jpg</w:delText>
        </w:r>
      </w:del>
    </w:p>
    <w:p w14:paraId="0471BEAF" w14:textId="66EC8449" w:rsidR="008648E1" w:rsidDel="005A31DC" w:rsidRDefault="00F50128">
      <w:pPr>
        <w:numPr>
          <w:ilvl w:val="0"/>
          <w:numId w:val="2"/>
        </w:numPr>
        <w:spacing w:line="400" w:lineRule="exact"/>
        <w:ind w:left="839"/>
        <w:rPr>
          <w:del w:id="787" w:author="樱酱 钉宫" w:date="2023-11-12T00:36:00Z"/>
          <w:rFonts w:ascii="Times New Roman" w:eastAsia="宋体" w:hAnsi="Times New Roman" w:cs="宋体"/>
          <w:bCs/>
          <w:color w:val="000000" w:themeColor="text1"/>
          <w:sz w:val="24"/>
          <w:szCs w:val="24"/>
        </w:rPr>
      </w:pPr>
      <w:del w:id="788" w:author="樱酱 钉宫" w:date="2023-11-12T00:36:00Z">
        <w:r w:rsidDel="005A31DC">
          <w:rPr>
            <w:rFonts w:ascii="Times New Roman" w:eastAsia="宋体" w:hAnsi="Times New Roman" w:cs="宋体" w:hint="eastAsia"/>
            <w:bCs/>
            <w:color w:val="000000" w:themeColor="text1"/>
            <w:sz w:val="24"/>
            <w:szCs w:val="24"/>
          </w:rPr>
          <w:delText>将</w:delText>
        </w:r>
        <w:r w:rsidDel="005A31DC">
          <w:rPr>
            <w:rFonts w:ascii="Times New Roman" w:eastAsia="宋体" w:hAnsi="Times New Roman" w:cs="宋体" w:hint="eastAsia"/>
            <w:bCs/>
            <w:color w:val="000000" w:themeColor="text1"/>
            <w:sz w:val="24"/>
            <w:szCs w:val="24"/>
          </w:rPr>
          <w:delText>4G</w:delText>
        </w:r>
        <w:r w:rsidDel="005A31DC">
          <w:rPr>
            <w:rFonts w:ascii="Times New Roman" w:eastAsia="宋体" w:hAnsi="Times New Roman" w:cs="宋体" w:hint="eastAsia"/>
            <w:bCs/>
            <w:color w:val="000000" w:themeColor="text1"/>
            <w:sz w:val="24"/>
            <w:szCs w:val="24"/>
          </w:rPr>
          <w:delText>通讯终端设备监测界面中可以看到</w:delText>
        </w:r>
        <w:r w:rsidDel="005A31DC">
          <w:rPr>
            <w:rFonts w:ascii="Times New Roman" w:eastAsia="宋体" w:hAnsi="Times New Roman" w:cs="宋体" w:hint="eastAsia"/>
            <w:bCs/>
            <w:color w:val="000000" w:themeColor="text1"/>
            <w:sz w:val="24"/>
            <w:szCs w:val="24"/>
          </w:rPr>
          <w:delText>B-Q1</w:delText>
        </w:r>
        <w:r w:rsidDel="005A31DC">
          <w:rPr>
            <w:rFonts w:ascii="Times New Roman" w:eastAsia="宋体" w:hAnsi="Times New Roman" w:cs="宋体" w:hint="eastAsia"/>
            <w:bCs/>
            <w:color w:val="000000" w:themeColor="text1"/>
            <w:sz w:val="24"/>
            <w:szCs w:val="24"/>
          </w:rPr>
          <w:delText>区域安装设备的数据监测界面截图，另存为</w:delText>
        </w:r>
        <w:r w:rsidDel="005A31DC">
          <w:rPr>
            <w:rFonts w:ascii="Times New Roman" w:eastAsia="宋体" w:hAnsi="Times New Roman" w:cs="宋体" w:hint="eastAsia"/>
            <w:bCs/>
            <w:color w:val="000000" w:themeColor="text1"/>
            <w:sz w:val="24"/>
            <w:szCs w:val="24"/>
          </w:rPr>
          <w:delText>A-11-3.jpg</w:delText>
        </w:r>
        <w:r w:rsidDel="005A31DC">
          <w:rPr>
            <w:rFonts w:ascii="Times New Roman" w:eastAsia="宋体" w:hAnsi="Times New Roman" w:cs="宋体" w:hint="eastAsia"/>
            <w:bCs/>
            <w:color w:val="000000" w:themeColor="text1"/>
            <w:sz w:val="24"/>
            <w:szCs w:val="24"/>
          </w:rPr>
          <w:delText>。要求截图中多合一传感器数据正常，水浸监测到报警信号。</w:delText>
        </w:r>
      </w:del>
    </w:p>
    <w:p w14:paraId="1AACF23A" w14:textId="105598E5" w:rsidR="008648E1" w:rsidDel="005A31DC" w:rsidRDefault="00F50128">
      <w:pPr>
        <w:pStyle w:val="3"/>
        <w:spacing w:before="200" w:after="0"/>
        <w:rPr>
          <w:del w:id="789" w:author="樱酱 钉宫" w:date="2023-11-12T00:36:00Z"/>
          <w:color w:val="000000" w:themeColor="text1"/>
          <w:sz w:val="28"/>
          <w:szCs w:val="24"/>
        </w:rPr>
      </w:pPr>
      <w:del w:id="790"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1-4 云服务系统</w:delText>
        </w:r>
        <w:r w:rsidDel="005A31DC">
          <w:rPr>
            <w:rFonts w:hint="eastAsia"/>
            <w:color w:val="000000" w:themeColor="text1"/>
            <w:sz w:val="28"/>
            <w:szCs w:val="24"/>
          </w:rPr>
          <w:delText>的配置与使用</w:delText>
        </w:r>
      </w:del>
    </w:p>
    <w:p w14:paraId="77D56CD0" w14:textId="095BE96E" w:rsidR="008648E1" w:rsidDel="005A31DC" w:rsidRDefault="00F50128">
      <w:pPr>
        <w:pStyle w:val="4"/>
        <w:spacing w:before="160" w:after="160" w:line="360" w:lineRule="auto"/>
        <w:rPr>
          <w:del w:id="791" w:author="樱酱 钉宫" w:date="2023-11-12T00:36:00Z"/>
          <w:rFonts w:ascii="宋体" w:eastAsia="宋体" w:hAnsi="宋体" w:cs="宋体"/>
          <w:color w:val="000000" w:themeColor="text1"/>
          <w:sz w:val="24"/>
          <w:szCs w:val="24"/>
        </w:rPr>
      </w:pPr>
      <w:del w:id="792" w:author="樱酱 钉宫" w:date="2023-11-12T00:36:00Z">
        <w:r w:rsidDel="005A31DC">
          <w:rPr>
            <w:rFonts w:ascii="宋体" w:eastAsia="宋体" w:hAnsi="宋体" w:cs="宋体" w:hint="eastAsia"/>
            <w:color w:val="000000" w:themeColor="text1"/>
            <w:sz w:val="24"/>
            <w:szCs w:val="24"/>
          </w:rPr>
          <w:delText>1、云服务系统用户注册与使用</w:delText>
        </w:r>
      </w:del>
    </w:p>
    <w:p w14:paraId="51BC6E48" w14:textId="214B87DB" w:rsidR="008648E1" w:rsidDel="005A31DC" w:rsidRDefault="00F50128">
      <w:pPr>
        <w:spacing w:line="400" w:lineRule="exact"/>
        <w:ind w:firstLineChars="200" w:firstLine="480"/>
        <w:rPr>
          <w:del w:id="793" w:author="樱酱 钉宫" w:date="2023-11-12T00:36:00Z"/>
          <w:rFonts w:ascii="宋体" w:eastAsia="宋体" w:hAnsi="宋体" w:cs="宋体"/>
          <w:color w:val="000000" w:themeColor="text1"/>
          <w:sz w:val="24"/>
          <w:szCs w:val="24"/>
        </w:rPr>
      </w:pPr>
      <w:del w:id="794" w:author="樱酱 钉宫" w:date="2023-11-12T00:36:00Z">
        <w:r w:rsidDel="005A31DC">
          <w:rPr>
            <w:rFonts w:ascii="宋体" w:eastAsia="宋体" w:hAnsi="宋体" w:cs="宋体" w:hint="eastAsia"/>
            <w:color w:val="000000" w:themeColor="text1"/>
            <w:sz w:val="24"/>
            <w:szCs w:val="24"/>
          </w:rPr>
          <w:delText>使用浏览器访问物联网云服务系统（访问地址：http://192.168.0.138），根据以下任务要求完成相关任务。</w:delText>
        </w:r>
      </w:del>
    </w:p>
    <w:p w14:paraId="44DFB0C6" w14:textId="5D0E1246" w:rsidR="008648E1" w:rsidDel="005A31DC" w:rsidRDefault="00F50128">
      <w:pPr>
        <w:spacing w:line="400" w:lineRule="exact"/>
        <w:rPr>
          <w:del w:id="795" w:author="樱酱 钉宫" w:date="2023-11-12T00:36:00Z"/>
          <w:rFonts w:ascii="宋体" w:eastAsia="宋体" w:hAnsi="宋体" w:cs="宋体"/>
          <w:b/>
          <w:bCs/>
          <w:color w:val="000000" w:themeColor="text1"/>
          <w:spacing w:val="-10"/>
          <w:sz w:val="24"/>
          <w:szCs w:val="24"/>
          <w:u w:color="000000"/>
        </w:rPr>
      </w:pPr>
      <w:del w:id="796"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548D75FE" w14:textId="10B174D6" w:rsidR="008648E1" w:rsidDel="005A31DC" w:rsidRDefault="00F50128">
      <w:pPr>
        <w:numPr>
          <w:ilvl w:val="0"/>
          <w:numId w:val="1"/>
        </w:numPr>
        <w:spacing w:line="400" w:lineRule="exact"/>
        <w:ind w:left="839"/>
        <w:rPr>
          <w:del w:id="797" w:author="樱酱 钉宫" w:date="2023-11-12T00:36:00Z"/>
          <w:rFonts w:ascii="宋体" w:eastAsia="宋体" w:hAnsi="宋体" w:cs="宋体"/>
          <w:color w:val="000000" w:themeColor="text1"/>
          <w:sz w:val="24"/>
          <w:szCs w:val="24"/>
        </w:rPr>
      </w:pPr>
      <w:del w:id="798" w:author="樱酱 钉宫" w:date="2023-11-12T00:36:00Z">
        <w:r w:rsidDel="005A31DC">
          <w:rPr>
            <w:rFonts w:ascii="宋体" w:eastAsia="宋体" w:hAnsi="宋体" w:cs="宋体" w:hint="eastAsia"/>
            <w:color w:val="000000" w:themeColor="text1"/>
            <w:sz w:val="24"/>
            <w:szCs w:val="24"/>
          </w:rPr>
          <w:delText>注册一个新用户，选择个人注册，手机号为“189123456+2位工位号”（如工位号为5，则新用户名为18912345605），密码随意设置；然后退出，用新用户名重新登录，记住密码。（</w:delText>
        </w:r>
        <w:r w:rsidDel="005A31DC">
          <w:rPr>
            <w:rFonts w:ascii="宋体" w:eastAsia="宋体" w:hAnsi="宋体" w:cs="宋体" w:hint="eastAsia"/>
            <w:b/>
            <w:bCs/>
            <w:color w:val="000000" w:themeColor="text1"/>
            <w:sz w:val="24"/>
            <w:szCs w:val="24"/>
          </w:rPr>
          <w:delText>提示：务必使用记住该密码，否则将造成裁判无法进入云服务系统评分，由此造成的后果由选手自行承担。</w:delText>
        </w:r>
        <w:r w:rsidDel="005A31DC">
          <w:rPr>
            <w:rFonts w:ascii="宋体" w:eastAsia="宋体" w:hAnsi="宋体" w:cs="宋体" w:hint="eastAsia"/>
            <w:color w:val="000000" w:themeColor="text1"/>
            <w:sz w:val="24"/>
            <w:szCs w:val="24"/>
          </w:rPr>
          <w:delText>）</w:delText>
        </w:r>
      </w:del>
    </w:p>
    <w:p w14:paraId="51F477D9" w14:textId="38C093B8" w:rsidR="008648E1" w:rsidDel="005A31DC" w:rsidRDefault="00F50128">
      <w:pPr>
        <w:numPr>
          <w:ilvl w:val="0"/>
          <w:numId w:val="1"/>
        </w:numPr>
        <w:spacing w:line="400" w:lineRule="exact"/>
        <w:ind w:left="839"/>
        <w:rPr>
          <w:del w:id="799" w:author="樱酱 钉宫" w:date="2023-11-12T00:36:00Z"/>
          <w:rFonts w:ascii="宋体" w:eastAsia="宋体" w:hAnsi="宋体" w:cs="宋体"/>
          <w:color w:val="000000" w:themeColor="text1"/>
          <w:sz w:val="24"/>
          <w:szCs w:val="24"/>
        </w:rPr>
      </w:pPr>
      <w:del w:id="800" w:author="樱酱 钉宫" w:date="2023-11-12T00:36:00Z">
        <w:r w:rsidDel="005A31DC">
          <w:rPr>
            <w:rFonts w:ascii="宋体" w:eastAsia="宋体" w:hAnsi="宋体" w:cs="宋体" w:hint="eastAsia"/>
            <w:color w:val="000000" w:themeColor="text1"/>
            <w:sz w:val="24"/>
            <w:szCs w:val="24"/>
          </w:rPr>
          <w:delText>进入云服务系统个人设置下的开发设置界面，生成调用API的密钥。</w:delText>
        </w:r>
      </w:del>
    </w:p>
    <w:p w14:paraId="2AA6B339" w14:textId="0264B7AB" w:rsidR="008648E1" w:rsidDel="005A31DC" w:rsidRDefault="00F50128">
      <w:pPr>
        <w:numPr>
          <w:ilvl w:val="0"/>
          <w:numId w:val="1"/>
        </w:numPr>
        <w:spacing w:line="400" w:lineRule="exact"/>
        <w:ind w:left="839"/>
        <w:rPr>
          <w:del w:id="801" w:author="樱酱 钉宫" w:date="2023-11-12T00:36:00Z"/>
          <w:rFonts w:ascii="宋体" w:eastAsia="宋体" w:hAnsi="宋体" w:cs="宋体"/>
          <w:color w:val="000000" w:themeColor="text1"/>
          <w:sz w:val="24"/>
          <w:szCs w:val="24"/>
        </w:rPr>
      </w:pPr>
      <w:del w:id="802" w:author="樱酱 钉宫" w:date="2023-11-12T00:36:00Z">
        <w:r w:rsidDel="005A31DC">
          <w:rPr>
            <w:rFonts w:ascii="宋体" w:eastAsia="宋体" w:hAnsi="宋体" w:cs="宋体" w:hint="eastAsia"/>
            <w:color w:val="000000" w:themeColor="text1"/>
            <w:sz w:val="24"/>
            <w:szCs w:val="24"/>
          </w:rPr>
          <w:delText>打开云服务系统/开发文档/应用开发/API在线调试/API调试工具页面，默认处于用户登录API调试（</w:delText>
        </w:r>
        <w:r w:rsidR="00000000" w:rsidDel="005A31DC">
          <w:fldChar w:fldCharType="begin"/>
        </w:r>
        <w:r w:rsidR="00000000" w:rsidDel="005A31DC">
          <w:delInstrText>HYPERLINK "http://www.nlecloud.com/doc/api/detail?c=users" \l "%E7%94%A8%E6%88%B7%E7%99%BB%E5%BD%95%EF%BC%88%E5%90%8C%E6%97%B6%E8%BF%94%E5%9B%9EAccessToken%EF%BC%89"</w:delInstrText>
        </w:r>
        <w:r w:rsidR="00000000" w:rsidDel="005A31DC">
          <w:fldChar w:fldCharType="separate"/>
        </w:r>
        <w:r w:rsidDel="005A31DC">
          <w:rPr>
            <w:rFonts w:ascii="宋体" w:eastAsia="宋体" w:hAnsi="宋体" w:cs="宋体" w:hint="eastAsia"/>
            <w:color w:val="000000" w:themeColor="text1"/>
            <w:sz w:val="24"/>
            <w:szCs w:val="24"/>
          </w:rPr>
          <w:delText>users/login</w:delText>
        </w:r>
        <w:r w:rsidR="00000000" w:rsidDel="005A31DC">
          <w:rPr>
            <w:rFonts w:ascii="宋体" w:eastAsia="宋体" w:hAnsi="宋体" w:cs="宋体"/>
            <w:color w:val="000000" w:themeColor="text1"/>
            <w:sz w:val="24"/>
            <w:szCs w:val="24"/>
          </w:rPr>
          <w:fldChar w:fldCharType="end"/>
        </w:r>
        <w:r w:rsidDel="005A31DC">
          <w:rPr>
            <w:rFonts w:ascii="宋体" w:eastAsia="宋体" w:hAnsi="宋体" w:cs="宋体" w:hint="eastAsia"/>
            <w:color w:val="000000" w:themeColor="text1"/>
            <w:sz w:val="24"/>
            <w:szCs w:val="24"/>
          </w:rPr>
          <w:delText>）界面，在包体请求参数，添加并输入新增的用户账号和密码，点击发送请求，调试工具右侧会显示返回登录结果。</w:delText>
        </w:r>
      </w:del>
    </w:p>
    <w:p w14:paraId="5836610E" w14:textId="0008DD07" w:rsidR="008648E1" w:rsidDel="005A31DC" w:rsidRDefault="00F50128">
      <w:pPr>
        <w:numPr>
          <w:ilvl w:val="0"/>
          <w:numId w:val="1"/>
        </w:numPr>
        <w:spacing w:line="400" w:lineRule="exact"/>
        <w:ind w:left="839"/>
        <w:rPr>
          <w:del w:id="803" w:author="樱酱 钉宫" w:date="2023-11-12T00:36:00Z"/>
          <w:rFonts w:ascii="宋体" w:eastAsia="宋体" w:hAnsi="宋体" w:cs="宋体"/>
          <w:color w:val="000000" w:themeColor="text1"/>
          <w:sz w:val="24"/>
          <w:szCs w:val="24"/>
        </w:rPr>
      </w:pPr>
      <w:del w:id="804" w:author="樱酱 钉宫" w:date="2023-11-12T00:36:00Z">
        <w:r w:rsidDel="005A31DC">
          <w:rPr>
            <w:rFonts w:ascii="宋体" w:eastAsia="宋体" w:hAnsi="宋体" w:cs="宋体" w:hint="eastAsia"/>
            <w:color w:val="000000" w:themeColor="text1"/>
            <w:sz w:val="24"/>
            <w:szCs w:val="24"/>
          </w:rPr>
          <w:delText xml:space="preserve">新增一个项目，项目名称为“智能市政”，行业类别为“智慧城市”，联网方案为“以太网”。 </w:delText>
        </w:r>
      </w:del>
    </w:p>
    <w:p w14:paraId="39363DA3" w14:textId="6C0A34C0" w:rsidR="008648E1" w:rsidDel="005A31DC" w:rsidRDefault="00F50128">
      <w:pPr>
        <w:numPr>
          <w:ilvl w:val="0"/>
          <w:numId w:val="1"/>
        </w:numPr>
        <w:spacing w:line="400" w:lineRule="exact"/>
        <w:ind w:left="839"/>
        <w:rPr>
          <w:del w:id="805" w:author="樱酱 钉宫" w:date="2023-11-12T00:36:00Z"/>
          <w:rFonts w:ascii="宋体" w:eastAsia="宋体" w:hAnsi="宋体" w:cs="宋体"/>
          <w:color w:val="000000" w:themeColor="text1"/>
          <w:sz w:val="24"/>
          <w:szCs w:val="24"/>
        </w:rPr>
      </w:pPr>
      <w:del w:id="806" w:author="樱酱 钉宫" w:date="2023-11-12T00:36:00Z">
        <w:r w:rsidDel="005A31DC">
          <w:rPr>
            <w:rFonts w:ascii="宋体" w:eastAsia="宋体" w:hAnsi="宋体" w:cs="宋体" w:hint="eastAsia"/>
            <w:color w:val="000000" w:themeColor="text1"/>
            <w:sz w:val="24"/>
            <w:szCs w:val="24"/>
          </w:rPr>
          <w:delText>在这个项目下新增一个网关设备，设备名称为“物联网网关”，相关参数选手按正确方法自行设置，设备标识选手自行查询中心网关设备而得。</w:delText>
        </w:r>
      </w:del>
    </w:p>
    <w:p w14:paraId="70E7711A" w14:textId="520BE987" w:rsidR="008648E1" w:rsidDel="005A31DC" w:rsidRDefault="00F50128">
      <w:pPr>
        <w:numPr>
          <w:ilvl w:val="0"/>
          <w:numId w:val="1"/>
        </w:numPr>
        <w:spacing w:line="400" w:lineRule="exact"/>
        <w:ind w:left="839"/>
        <w:rPr>
          <w:del w:id="807" w:author="樱酱 钉宫" w:date="2023-11-12T00:36:00Z"/>
          <w:rFonts w:ascii="宋体" w:eastAsia="宋体" w:hAnsi="宋体" w:cs="宋体"/>
          <w:color w:val="000000" w:themeColor="text1"/>
          <w:sz w:val="24"/>
          <w:szCs w:val="24"/>
        </w:rPr>
      </w:pPr>
      <w:del w:id="808" w:author="樱酱 钉宫" w:date="2023-11-12T00:36:00Z">
        <w:r w:rsidDel="005A31DC">
          <w:rPr>
            <w:rFonts w:ascii="宋体" w:eastAsia="宋体" w:hAnsi="宋体" w:cs="宋体" w:hint="eastAsia"/>
            <w:color w:val="000000" w:themeColor="text1"/>
            <w:sz w:val="24"/>
            <w:szCs w:val="24"/>
          </w:rPr>
          <w:delText>上述物联网网关设备显示上线状态后，通过“数据流获取”按钮同步中心网关已设置的传感器与执行器设备。</w:delText>
        </w:r>
      </w:del>
    </w:p>
    <w:p w14:paraId="79EAD8F2" w14:textId="08C6391C" w:rsidR="008648E1" w:rsidDel="005A31DC" w:rsidRDefault="00F50128">
      <w:pPr>
        <w:numPr>
          <w:ilvl w:val="0"/>
          <w:numId w:val="1"/>
        </w:numPr>
        <w:spacing w:line="400" w:lineRule="exact"/>
        <w:ind w:left="839"/>
        <w:rPr>
          <w:del w:id="809" w:author="樱酱 钉宫" w:date="2023-11-12T00:36:00Z"/>
          <w:rFonts w:ascii="宋体" w:eastAsia="宋体" w:hAnsi="宋体" w:cs="宋体"/>
          <w:color w:val="000000" w:themeColor="text1"/>
          <w:sz w:val="24"/>
          <w:szCs w:val="24"/>
        </w:rPr>
      </w:pPr>
      <w:del w:id="810" w:author="樱酱 钉宫" w:date="2023-11-12T00:36:00Z">
        <w:r w:rsidDel="005A31DC">
          <w:rPr>
            <w:rFonts w:ascii="宋体" w:eastAsia="宋体" w:hAnsi="宋体" w:cs="宋体" w:hint="eastAsia"/>
            <w:color w:val="000000" w:themeColor="text1"/>
            <w:sz w:val="24"/>
            <w:szCs w:val="24"/>
          </w:rPr>
          <w:delText>在“智能市政”项目下新增一个4G通讯终端设备，设备名称和标识为“4GMT12345+[二位工位号]”，其它相关参数选手按正确方法自行设置。</w:delText>
        </w:r>
      </w:del>
    </w:p>
    <w:p w14:paraId="4191A856" w14:textId="261E688A" w:rsidR="008648E1" w:rsidDel="005A31DC" w:rsidRDefault="00F50128">
      <w:pPr>
        <w:numPr>
          <w:ilvl w:val="0"/>
          <w:numId w:val="1"/>
        </w:numPr>
        <w:spacing w:line="400" w:lineRule="exact"/>
        <w:ind w:left="839"/>
        <w:rPr>
          <w:del w:id="811" w:author="樱酱 钉宫" w:date="2023-11-12T00:36:00Z"/>
          <w:rFonts w:ascii="宋体" w:eastAsia="宋体" w:hAnsi="宋体" w:cs="宋体"/>
          <w:color w:val="000000" w:themeColor="text1"/>
          <w:sz w:val="24"/>
          <w:szCs w:val="24"/>
        </w:rPr>
      </w:pPr>
      <w:del w:id="812" w:author="樱酱 钉宫" w:date="2023-11-12T00:36:00Z">
        <w:r w:rsidDel="005A31DC">
          <w:rPr>
            <w:rFonts w:ascii="宋体" w:eastAsia="宋体" w:hAnsi="宋体" w:cs="宋体" w:hint="eastAsia"/>
            <w:color w:val="000000" w:themeColor="text1"/>
            <w:sz w:val="24"/>
            <w:szCs w:val="24"/>
          </w:rPr>
          <w:delText>上述4G通讯终端设备显示上线状态后，通过“数据流获取”按钮同步4G通讯终端已设置的传感器与执行器设备。</w:delText>
        </w:r>
      </w:del>
    </w:p>
    <w:p w14:paraId="0BF3BECA" w14:textId="68541DAA" w:rsidR="008648E1" w:rsidDel="005A31DC" w:rsidRDefault="00F50128">
      <w:pPr>
        <w:spacing w:line="400" w:lineRule="exact"/>
        <w:rPr>
          <w:del w:id="813" w:author="樱酱 钉宫" w:date="2023-11-12T00:36:00Z"/>
          <w:rFonts w:ascii="宋体" w:eastAsia="宋体" w:hAnsi="宋体" w:cs="宋体"/>
          <w:b/>
          <w:bCs/>
          <w:color w:val="000000" w:themeColor="text1"/>
          <w:spacing w:val="-10"/>
          <w:sz w:val="24"/>
          <w:szCs w:val="24"/>
          <w:u w:color="000000"/>
        </w:rPr>
      </w:pPr>
      <w:del w:id="814"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20EB132B" w14:textId="3F939F50" w:rsidR="008648E1" w:rsidDel="005A31DC" w:rsidRDefault="00F50128">
      <w:pPr>
        <w:numPr>
          <w:ilvl w:val="0"/>
          <w:numId w:val="2"/>
        </w:numPr>
        <w:spacing w:line="400" w:lineRule="exact"/>
        <w:ind w:left="839"/>
        <w:rPr>
          <w:del w:id="815" w:author="樱酱 钉宫" w:date="2023-11-12T00:36:00Z"/>
          <w:rFonts w:ascii="Times New Roman" w:eastAsia="宋体" w:hAnsi="Times New Roman" w:cs="宋体"/>
          <w:bCs/>
          <w:color w:val="000000" w:themeColor="text1"/>
          <w:sz w:val="24"/>
          <w:szCs w:val="24"/>
        </w:rPr>
      </w:pPr>
      <w:del w:id="816" w:author="樱酱 钉宫" w:date="2023-11-12T00:36:00Z">
        <w:r w:rsidDel="005A31DC">
          <w:rPr>
            <w:rFonts w:ascii="Times New Roman" w:eastAsia="宋体" w:hAnsi="Times New Roman" w:cs="宋体" w:hint="eastAsia"/>
            <w:bCs/>
            <w:color w:val="000000" w:themeColor="text1"/>
            <w:sz w:val="24"/>
            <w:szCs w:val="24"/>
          </w:rPr>
          <w:delText>将用户登录正确并返回用户</w:delText>
        </w:r>
        <w:r w:rsidDel="005A31DC">
          <w:rPr>
            <w:rFonts w:ascii="Times New Roman" w:eastAsia="宋体" w:hAnsi="Times New Roman" w:cs="宋体" w:hint="eastAsia"/>
            <w:bCs/>
            <w:color w:val="000000" w:themeColor="text1"/>
            <w:sz w:val="24"/>
            <w:szCs w:val="24"/>
          </w:rPr>
          <w:delText>json</w:delText>
        </w:r>
        <w:r w:rsidDel="005A31DC">
          <w:rPr>
            <w:rFonts w:ascii="Times New Roman" w:eastAsia="宋体" w:hAnsi="Times New Roman" w:cs="宋体" w:hint="eastAsia"/>
            <w:bCs/>
            <w:color w:val="000000" w:themeColor="text1"/>
            <w:sz w:val="24"/>
            <w:szCs w:val="24"/>
          </w:rPr>
          <w:delText>详情信息页面截图，另存为</w:delText>
        </w:r>
        <w:r w:rsidDel="005A31DC">
          <w:rPr>
            <w:rFonts w:ascii="Times New Roman" w:eastAsia="宋体" w:hAnsi="Times New Roman" w:cs="宋体" w:hint="eastAsia"/>
            <w:bCs/>
            <w:color w:val="000000" w:themeColor="text1"/>
            <w:sz w:val="24"/>
            <w:szCs w:val="24"/>
          </w:rPr>
          <w:delText>A-12-1.jpg</w:delText>
        </w:r>
        <w:r w:rsidDel="005A31DC">
          <w:rPr>
            <w:rFonts w:ascii="Times New Roman" w:eastAsia="宋体" w:hAnsi="Times New Roman" w:cs="宋体" w:hint="eastAsia"/>
            <w:bCs/>
            <w:color w:val="000000" w:themeColor="text1"/>
            <w:sz w:val="24"/>
            <w:szCs w:val="24"/>
          </w:rPr>
          <w:delText>。</w:delText>
        </w:r>
      </w:del>
    </w:p>
    <w:p w14:paraId="754B0C8B" w14:textId="6132CE1B" w:rsidR="008648E1" w:rsidDel="005A31DC" w:rsidRDefault="00F50128">
      <w:pPr>
        <w:numPr>
          <w:ilvl w:val="0"/>
          <w:numId w:val="2"/>
        </w:numPr>
        <w:spacing w:line="400" w:lineRule="exact"/>
        <w:ind w:left="839"/>
        <w:rPr>
          <w:del w:id="817" w:author="樱酱 钉宫" w:date="2023-11-12T00:36:00Z"/>
          <w:rFonts w:ascii="Times New Roman" w:eastAsia="宋体" w:hAnsi="Times New Roman" w:cs="宋体"/>
          <w:bCs/>
          <w:color w:val="000000" w:themeColor="text1"/>
          <w:sz w:val="24"/>
          <w:szCs w:val="24"/>
        </w:rPr>
      </w:pPr>
      <w:del w:id="818" w:author="樱酱 钉宫" w:date="2023-11-12T00:36:00Z">
        <w:r w:rsidDel="005A31DC">
          <w:rPr>
            <w:rFonts w:ascii="Times New Roman" w:eastAsia="宋体" w:hAnsi="Times New Roman" w:cs="宋体" w:hint="eastAsia"/>
            <w:bCs/>
            <w:color w:val="000000" w:themeColor="text1"/>
            <w:sz w:val="24"/>
            <w:szCs w:val="24"/>
          </w:rPr>
          <w:delText>将添加完成的云服务系统设备管理界面进行截图，要求截图红圈圈出物联网网关设备和</w:delText>
        </w:r>
        <w:r w:rsidDel="005A31DC">
          <w:rPr>
            <w:rFonts w:ascii="Times New Roman" w:eastAsia="宋体" w:hAnsi="Times New Roman" w:cs="宋体" w:hint="eastAsia"/>
            <w:bCs/>
            <w:color w:val="000000" w:themeColor="text1"/>
            <w:sz w:val="24"/>
            <w:szCs w:val="24"/>
          </w:rPr>
          <w:delText>4G</w:delText>
        </w:r>
        <w:r w:rsidDel="005A31DC">
          <w:rPr>
            <w:rFonts w:ascii="Times New Roman" w:eastAsia="宋体" w:hAnsi="Times New Roman" w:cs="宋体" w:hint="eastAsia"/>
            <w:bCs/>
            <w:color w:val="000000" w:themeColor="text1"/>
            <w:sz w:val="24"/>
            <w:szCs w:val="24"/>
          </w:rPr>
          <w:delText>通讯终端设备状态都为“在线”，截图另存为</w:delText>
        </w:r>
        <w:r w:rsidDel="005A31DC">
          <w:rPr>
            <w:rFonts w:ascii="Times New Roman" w:eastAsia="宋体" w:hAnsi="Times New Roman" w:cs="宋体" w:hint="eastAsia"/>
            <w:bCs/>
            <w:color w:val="000000" w:themeColor="text1"/>
            <w:sz w:val="24"/>
            <w:szCs w:val="24"/>
          </w:rPr>
          <w:delText>A-12-2.jpg</w:delText>
        </w:r>
        <w:r w:rsidDel="005A31DC">
          <w:rPr>
            <w:rFonts w:ascii="Times New Roman" w:eastAsia="宋体" w:hAnsi="Times New Roman" w:cs="宋体" w:hint="eastAsia"/>
            <w:bCs/>
            <w:color w:val="000000" w:themeColor="text1"/>
            <w:sz w:val="24"/>
            <w:szCs w:val="24"/>
          </w:rPr>
          <w:delText>。</w:delText>
        </w:r>
      </w:del>
    </w:p>
    <w:p w14:paraId="5B2D2BFA" w14:textId="14E4971B" w:rsidR="008648E1" w:rsidDel="005A31DC" w:rsidRDefault="00F50128">
      <w:pPr>
        <w:numPr>
          <w:ilvl w:val="0"/>
          <w:numId w:val="2"/>
        </w:numPr>
        <w:spacing w:line="400" w:lineRule="exact"/>
        <w:ind w:left="839"/>
        <w:rPr>
          <w:del w:id="819" w:author="樱酱 钉宫" w:date="2023-11-12T00:36:00Z"/>
          <w:rFonts w:ascii="Times New Roman" w:eastAsia="宋体" w:hAnsi="Times New Roman" w:cs="宋体"/>
          <w:bCs/>
          <w:color w:val="000000" w:themeColor="text1"/>
          <w:sz w:val="24"/>
          <w:szCs w:val="24"/>
        </w:rPr>
      </w:pPr>
      <w:del w:id="820" w:author="樱酱 钉宫" w:date="2023-11-12T00:36:00Z">
        <w:r w:rsidDel="005A31DC">
          <w:rPr>
            <w:rFonts w:ascii="Times New Roman" w:eastAsia="宋体" w:hAnsi="Times New Roman" w:cs="宋体" w:hint="eastAsia"/>
            <w:bCs/>
            <w:color w:val="000000" w:themeColor="text1"/>
            <w:sz w:val="24"/>
            <w:szCs w:val="24"/>
          </w:rPr>
          <w:delText>同步成功后，将云服务系统物联网网关设备传感器页面进行截图，要求截图体现“上报记录数”大于</w:delText>
        </w:r>
        <w:r w:rsidDel="005A31DC">
          <w:rPr>
            <w:rFonts w:ascii="Times New Roman" w:eastAsia="宋体" w:hAnsi="Times New Roman" w:cs="宋体" w:hint="eastAsia"/>
            <w:bCs/>
            <w:color w:val="000000" w:themeColor="text1"/>
            <w:sz w:val="24"/>
            <w:szCs w:val="24"/>
          </w:rPr>
          <w:delText>0</w:delText>
        </w:r>
        <w:r w:rsidDel="005A31DC">
          <w:rPr>
            <w:rFonts w:ascii="Times New Roman" w:eastAsia="宋体" w:hAnsi="Times New Roman" w:cs="宋体" w:hint="eastAsia"/>
            <w:bCs/>
            <w:color w:val="000000" w:themeColor="text1"/>
            <w:sz w:val="24"/>
            <w:szCs w:val="24"/>
          </w:rPr>
          <w:delText>，截图另存为</w:delText>
        </w:r>
        <w:r w:rsidDel="005A31DC">
          <w:rPr>
            <w:rFonts w:ascii="Times New Roman" w:eastAsia="宋体" w:hAnsi="Times New Roman" w:cs="宋体" w:hint="eastAsia"/>
            <w:bCs/>
            <w:color w:val="000000" w:themeColor="text1"/>
            <w:sz w:val="24"/>
            <w:szCs w:val="24"/>
          </w:rPr>
          <w:delText>A-12-3.jpg</w:delText>
        </w:r>
        <w:r w:rsidDel="005A31DC">
          <w:rPr>
            <w:rFonts w:ascii="Times New Roman" w:eastAsia="宋体" w:hAnsi="Times New Roman" w:cs="宋体" w:hint="eastAsia"/>
            <w:bCs/>
            <w:color w:val="000000" w:themeColor="text1"/>
            <w:sz w:val="24"/>
            <w:szCs w:val="24"/>
          </w:rPr>
          <w:delText>。</w:delText>
        </w:r>
      </w:del>
    </w:p>
    <w:p w14:paraId="6EFCFCD8" w14:textId="265108C8" w:rsidR="008648E1" w:rsidDel="005A31DC" w:rsidRDefault="00F50128">
      <w:pPr>
        <w:numPr>
          <w:ilvl w:val="0"/>
          <w:numId w:val="2"/>
        </w:numPr>
        <w:spacing w:line="400" w:lineRule="exact"/>
        <w:ind w:left="839"/>
        <w:rPr>
          <w:del w:id="821" w:author="樱酱 钉宫" w:date="2023-11-12T00:36:00Z"/>
          <w:rFonts w:ascii="Times New Roman" w:eastAsia="宋体" w:hAnsi="Times New Roman" w:cs="宋体"/>
          <w:bCs/>
          <w:color w:val="000000" w:themeColor="text1"/>
          <w:sz w:val="24"/>
          <w:szCs w:val="24"/>
        </w:rPr>
      </w:pPr>
      <w:del w:id="822" w:author="樱酱 钉宫" w:date="2023-11-12T00:36:00Z">
        <w:r w:rsidDel="005A31DC">
          <w:rPr>
            <w:rFonts w:ascii="Times New Roman" w:eastAsia="宋体" w:hAnsi="Times New Roman" w:cs="宋体" w:hint="eastAsia"/>
            <w:bCs/>
            <w:color w:val="000000" w:themeColor="text1"/>
            <w:sz w:val="24"/>
            <w:szCs w:val="24"/>
          </w:rPr>
          <w:delText>同步成功后，将云服务系统</w:delText>
        </w:r>
        <w:r w:rsidDel="005A31DC">
          <w:rPr>
            <w:rFonts w:ascii="Times New Roman" w:eastAsia="宋体" w:hAnsi="Times New Roman" w:cs="宋体" w:hint="eastAsia"/>
            <w:bCs/>
            <w:color w:val="000000" w:themeColor="text1"/>
            <w:sz w:val="24"/>
            <w:szCs w:val="24"/>
          </w:rPr>
          <w:delText>4G</w:delText>
        </w:r>
        <w:r w:rsidDel="005A31DC">
          <w:rPr>
            <w:rFonts w:ascii="Times New Roman" w:eastAsia="宋体" w:hAnsi="Times New Roman" w:cs="宋体" w:hint="eastAsia"/>
            <w:bCs/>
            <w:color w:val="000000" w:themeColor="text1"/>
            <w:sz w:val="24"/>
            <w:szCs w:val="24"/>
          </w:rPr>
          <w:delText>通讯终端设备传感器页面进行截图，要求截图体现“上报记录数”大于</w:delText>
        </w:r>
        <w:r w:rsidDel="005A31DC">
          <w:rPr>
            <w:rFonts w:ascii="Times New Roman" w:eastAsia="宋体" w:hAnsi="Times New Roman" w:cs="宋体" w:hint="eastAsia"/>
            <w:bCs/>
            <w:color w:val="000000" w:themeColor="text1"/>
            <w:sz w:val="24"/>
            <w:szCs w:val="24"/>
          </w:rPr>
          <w:delText>0</w:delText>
        </w:r>
        <w:r w:rsidDel="005A31DC">
          <w:rPr>
            <w:rFonts w:ascii="Times New Roman" w:eastAsia="宋体" w:hAnsi="Times New Roman" w:cs="宋体" w:hint="eastAsia"/>
            <w:bCs/>
            <w:color w:val="000000" w:themeColor="text1"/>
            <w:sz w:val="24"/>
            <w:szCs w:val="24"/>
          </w:rPr>
          <w:delText>，截图另存为</w:delText>
        </w:r>
        <w:r w:rsidDel="005A31DC">
          <w:rPr>
            <w:rFonts w:ascii="Times New Roman" w:eastAsia="宋体" w:hAnsi="Times New Roman" w:cs="宋体" w:hint="eastAsia"/>
            <w:bCs/>
            <w:color w:val="000000" w:themeColor="text1"/>
            <w:sz w:val="24"/>
            <w:szCs w:val="24"/>
          </w:rPr>
          <w:delText>A-12-4.jpg</w:delText>
        </w:r>
        <w:r w:rsidDel="005A31DC">
          <w:rPr>
            <w:rFonts w:ascii="Times New Roman" w:eastAsia="宋体" w:hAnsi="Times New Roman" w:cs="宋体" w:hint="eastAsia"/>
            <w:bCs/>
            <w:color w:val="000000" w:themeColor="text1"/>
            <w:sz w:val="24"/>
            <w:szCs w:val="24"/>
          </w:rPr>
          <w:delText>。</w:delText>
        </w:r>
      </w:del>
    </w:p>
    <w:p w14:paraId="7A7CE14D" w14:textId="34A0D479" w:rsidR="008648E1" w:rsidDel="005A31DC" w:rsidRDefault="00F50128">
      <w:pPr>
        <w:pStyle w:val="4"/>
        <w:numPr>
          <w:ilvl w:val="0"/>
          <w:numId w:val="3"/>
        </w:numPr>
        <w:spacing w:before="160" w:after="160" w:line="360" w:lineRule="auto"/>
        <w:rPr>
          <w:del w:id="823" w:author="樱酱 钉宫" w:date="2023-11-12T00:36:00Z"/>
          <w:rFonts w:ascii="宋体" w:eastAsia="宋体" w:hAnsi="宋体" w:cs="宋体"/>
          <w:color w:val="000000" w:themeColor="text1"/>
          <w:sz w:val="24"/>
          <w:szCs w:val="24"/>
        </w:rPr>
      </w:pPr>
      <w:del w:id="824" w:author="樱酱 钉宫" w:date="2023-11-12T00:36:00Z">
        <w:r w:rsidDel="005A31DC">
          <w:rPr>
            <w:rFonts w:ascii="宋体" w:eastAsia="宋体" w:hAnsi="宋体" w:cs="宋体" w:hint="eastAsia"/>
            <w:color w:val="000000" w:themeColor="text1"/>
            <w:sz w:val="24"/>
            <w:szCs w:val="24"/>
          </w:rPr>
          <w:delText>物联网云服务系统应用开发</w:delText>
        </w:r>
      </w:del>
    </w:p>
    <w:p w14:paraId="23DC4A79" w14:textId="2F274BA9" w:rsidR="008648E1" w:rsidDel="005A31DC" w:rsidRDefault="00F50128">
      <w:pPr>
        <w:spacing w:line="400" w:lineRule="exact"/>
        <w:ind w:firstLineChars="200" w:firstLine="420"/>
        <w:rPr>
          <w:del w:id="825" w:author="樱酱 钉宫" w:date="2023-11-12T00:36:00Z"/>
          <w:color w:val="000000" w:themeColor="text1"/>
        </w:rPr>
      </w:pPr>
      <w:del w:id="826" w:author="樱酱 钉宫" w:date="2023-11-12T00:36:00Z">
        <w:r w:rsidDel="005A31DC">
          <w:rPr>
            <w:rFonts w:hint="eastAsia"/>
            <w:color w:val="000000" w:themeColor="text1"/>
          </w:rPr>
          <w:delText></w:delText>
        </w:r>
        <w:r w:rsidDel="005A31DC">
          <w:rPr>
            <w:rFonts w:ascii="宋体" w:eastAsia="宋体" w:hAnsi="宋体" w:cs="宋体" w:hint="eastAsia"/>
            <w:color w:val="000000" w:themeColor="text1"/>
            <w:sz w:val="24"/>
            <w:szCs w:val="24"/>
          </w:rPr>
          <w:delText>在云服务系统上创建应用，效果如下图：</w:delText>
        </w:r>
      </w:del>
    </w:p>
    <w:p w14:paraId="5521D567" w14:textId="100548D7" w:rsidR="008648E1" w:rsidDel="005A31DC" w:rsidRDefault="00F50128">
      <w:pPr>
        <w:rPr>
          <w:del w:id="827" w:author="樱酱 钉宫" w:date="2023-11-12T00:36:00Z"/>
          <w:color w:val="000000" w:themeColor="text1"/>
          <w:lang w:val="zh-Hans" w:eastAsia="zh-Hans"/>
        </w:rPr>
      </w:pPr>
      <w:del w:id="828" w:author="樱酱 钉宫" w:date="2023-11-12T00:36:00Z">
        <w:r w:rsidDel="005A31DC">
          <w:rPr>
            <w:noProof/>
            <w:color w:val="000000" w:themeColor="text1"/>
          </w:rPr>
          <w:drawing>
            <wp:inline distT="0" distB="0" distL="0" distR="0" wp14:anchorId="743E7992" wp14:editId="1BCAD9D7">
              <wp:extent cx="5270500" cy="3293745"/>
              <wp:effectExtent l="0" t="0" r="635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0"/>
                      <a:stretch>
                        <a:fillRect/>
                      </a:stretch>
                    </pic:blipFill>
                    <pic:spPr>
                      <a:xfrm>
                        <a:off x="0" y="0"/>
                        <a:ext cx="5270500" cy="3293745"/>
                      </a:xfrm>
                      <a:prstGeom prst="rect">
                        <a:avLst/>
                      </a:prstGeom>
                    </pic:spPr>
                  </pic:pic>
                </a:graphicData>
              </a:graphic>
            </wp:inline>
          </w:drawing>
        </w:r>
      </w:del>
    </w:p>
    <w:p w14:paraId="0E04BB45" w14:textId="564B1C52" w:rsidR="008648E1" w:rsidDel="005A31DC" w:rsidRDefault="00F50128">
      <w:pPr>
        <w:jc w:val="center"/>
        <w:rPr>
          <w:del w:id="829" w:author="樱酱 钉宫" w:date="2023-11-12T00:36:00Z"/>
          <w:color w:val="000000" w:themeColor="text1"/>
          <w:lang w:val="zh-Hans" w:eastAsia="zh-Hans"/>
        </w:rPr>
      </w:pPr>
      <w:del w:id="830" w:author="樱酱 钉宫" w:date="2023-11-12T00:36:00Z">
        <w:r w:rsidDel="005A31DC">
          <w:rPr>
            <w:rFonts w:hint="eastAsia"/>
            <w:color w:val="000000" w:themeColor="text1"/>
            <w:lang w:val="zh-Hans" w:eastAsia="zh-Hans"/>
          </w:rPr>
          <w:delText>矿井正常图</w:delText>
        </w:r>
      </w:del>
    </w:p>
    <w:p w14:paraId="6690FA4A" w14:textId="32F4EF43" w:rsidR="008648E1" w:rsidDel="005A31DC" w:rsidRDefault="00F50128">
      <w:pPr>
        <w:rPr>
          <w:del w:id="831" w:author="樱酱 钉宫" w:date="2023-11-12T00:36:00Z"/>
          <w:color w:val="000000" w:themeColor="text1"/>
          <w:lang w:val="zh-Hans" w:eastAsia="zh-Hans"/>
        </w:rPr>
      </w:pPr>
      <w:del w:id="832" w:author="樱酱 钉宫" w:date="2023-11-12T00:36:00Z">
        <w:r w:rsidDel="005A31DC">
          <w:rPr>
            <w:noProof/>
            <w:color w:val="000000" w:themeColor="text1"/>
          </w:rPr>
          <w:drawing>
            <wp:inline distT="0" distB="0" distL="0" distR="0" wp14:anchorId="5013D410" wp14:editId="23BB442E">
              <wp:extent cx="5270500" cy="3293745"/>
              <wp:effectExtent l="0" t="0" r="635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
                      <a:stretch>
                        <a:fillRect/>
                      </a:stretch>
                    </pic:blipFill>
                    <pic:spPr>
                      <a:xfrm>
                        <a:off x="0" y="0"/>
                        <a:ext cx="5270500" cy="3293745"/>
                      </a:xfrm>
                      <a:prstGeom prst="rect">
                        <a:avLst/>
                      </a:prstGeom>
                    </pic:spPr>
                  </pic:pic>
                </a:graphicData>
              </a:graphic>
            </wp:inline>
          </w:drawing>
        </w:r>
      </w:del>
    </w:p>
    <w:p w14:paraId="62DED9DF" w14:textId="7FA61563" w:rsidR="008648E1" w:rsidDel="005A31DC" w:rsidRDefault="00F50128">
      <w:pPr>
        <w:jc w:val="center"/>
        <w:rPr>
          <w:del w:id="833" w:author="樱酱 钉宫" w:date="2023-11-12T00:36:00Z"/>
          <w:color w:val="000000" w:themeColor="text1"/>
          <w:lang w:val="zh-Hans" w:eastAsia="zh-Hans"/>
        </w:rPr>
      </w:pPr>
      <w:del w:id="834" w:author="樱酱 钉宫" w:date="2023-11-12T00:36:00Z">
        <w:r w:rsidDel="005A31DC">
          <w:rPr>
            <w:rFonts w:hint="eastAsia"/>
            <w:color w:val="000000" w:themeColor="text1"/>
            <w:lang w:val="zh-Hans" w:eastAsia="zh-Hans"/>
          </w:rPr>
          <w:delText>矿井报警图</w:delText>
        </w:r>
      </w:del>
    </w:p>
    <w:p w14:paraId="1A593CEB" w14:textId="19B2E929" w:rsidR="008648E1" w:rsidDel="005A31DC" w:rsidRDefault="00F50128">
      <w:pPr>
        <w:spacing w:line="400" w:lineRule="exact"/>
        <w:rPr>
          <w:del w:id="835" w:author="樱酱 钉宫" w:date="2023-11-12T00:36:00Z"/>
          <w:rFonts w:ascii="宋体" w:eastAsia="宋体" w:hAnsi="宋体" w:cs="宋体"/>
          <w:b/>
          <w:bCs/>
          <w:color w:val="000000" w:themeColor="text1"/>
          <w:spacing w:val="-10"/>
          <w:sz w:val="24"/>
          <w:szCs w:val="24"/>
          <w:u w:color="000000"/>
        </w:rPr>
      </w:pPr>
      <w:del w:id="836"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6C82D557" w14:textId="1D116FB6" w:rsidR="008648E1" w:rsidDel="005A31DC" w:rsidRDefault="00F50128">
      <w:pPr>
        <w:numPr>
          <w:ilvl w:val="0"/>
          <w:numId w:val="1"/>
        </w:numPr>
        <w:spacing w:line="400" w:lineRule="exact"/>
        <w:ind w:left="839"/>
        <w:rPr>
          <w:del w:id="837" w:author="樱酱 钉宫" w:date="2023-11-12T00:36:00Z"/>
          <w:rFonts w:ascii="宋体" w:eastAsia="宋体" w:hAnsi="宋体" w:cs="宋体"/>
          <w:color w:val="000000" w:themeColor="text1"/>
          <w:sz w:val="24"/>
          <w:szCs w:val="24"/>
        </w:rPr>
      </w:pPr>
      <w:del w:id="838" w:author="樱酱 钉宫" w:date="2023-11-12T00:36:00Z">
        <w:r w:rsidDel="005A31DC">
          <w:rPr>
            <w:rFonts w:ascii="宋体" w:eastAsia="宋体" w:hAnsi="宋体" w:cs="宋体" w:hint="eastAsia"/>
            <w:color w:val="000000" w:themeColor="text1"/>
            <w:sz w:val="24"/>
            <w:szCs w:val="24"/>
          </w:rPr>
          <w:delText>在已部署的“智能环境云”软件上，添加一个场景名为“CO2监测”，并按下表添加传感器，其他未指明的参数自行设定。添加完成后启动场景。</w:delText>
        </w:r>
      </w:del>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4"/>
        <w:gridCol w:w="1418"/>
        <w:gridCol w:w="1559"/>
        <w:gridCol w:w="1418"/>
        <w:gridCol w:w="1275"/>
        <w:gridCol w:w="851"/>
      </w:tblGrid>
      <w:tr w:rsidR="008648E1" w:rsidDel="005A31DC" w14:paraId="4E2435AC" w14:textId="3A67CDC6">
        <w:trPr>
          <w:jc w:val="center"/>
          <w:del w:id="839" w:author="樱酱 钉宫" w:date="2023-11-12T00:36:00Z"/>
        </w:trPr>
        <w:tc>
          <w:tcPr>
            <w:tcW w:w="709" w:type="dxa"/>
            <w:shd w:val="clear" w:color="auto" w:fill="D9E2F3" w:themeFill="accent1" w:themeFillTint="33"/>
          </w:tcPr>
          <w:p w14:paraId="723F5FDE" w14:textId="6D6710AD" w:rsidR="008648E1" w:rsidDel="005A31DC" w:rsidRDefault="00F50128">
            <w:pPr>
              <w:jc w:val="center"/>
              <w:rPr>
                <w:del w:id="840" w:author="樱酱 钉宫" w:date="2023-11-12T00:36:00Z"/>
                <w:b/>
                <w:color w:val="000000" w:themeColor="text1"/>
              </w:rPr>
            </w:pPr>
            <w:del w:id="841" w:author="樱酱 钉宫" w:date="2023-11-12T00:36:00Z">
              <w:r w:rsidDel="005A31DC">
                <w:rPr>
                  <w:rFonts w:hint="eastAsia"/>
                  <w:b/>
                  <w:color w:val="000000" w:themeColor="text1"/>
                </w:rPr>
                <w:delText>序号</w:delText>
              </w:r>
            </w:del>
          </w:p>
        </w:tc>
        <w:tc>
          <w:tcPr>
            <w:tcW w:w="1554" w:type="dxa"/>
            <w:shd w:val="clear" w:color="auto" w:fill="D9E2F3" w:themeFill="accent1" w:themeFillTint="33"/>
          </w:tcPr>
          <w:p w14:paraId="044DABD5" w14:textId="2B98336C" w:rsidR="008648E1" w:rsidDel="005A31DC" w:rsidRDefault="00F50128">
            <w:pPr>
              <w:jc w:val="center"/>
              <w:rPr>
                <w:del w:id="842" w:author="樱酱 钉宫" w:date="2023-11-12T00:36:00Z"/>
                <w:b/>
                <w:color w:val="000000" w:themeColor="text1"/>
              </w:rPr>
            </w:pPr>
            <w:del w:id="843" w:author="樱酱 钉宫" w:date="2023-11-12T00:36:00Z">
              <w:r w:rsidDel="005A31DC">
                <w:rPr>
                  <w:rFonts w:hint="eastAsia"/>
                  <w:b/>
                  <w:color w:val="000000" w:themeColor="text1"/>
                </w:rPr>
                <w:delText>传感器名称</w:delText>
              </w:r>
            </w:del>
          </w:p>
        </w:tc>
        <w:tc>
          <w:tcPr>
            <w:tcW w:w="1418" w:type="dxa"/>
            <w:shd w:val="clear" w:color="auto" w:fill="D9E2F3" w:themeFill="accent1" w:themeFillTint="33"/>
          </w:tcPr>
          <w:p w14:paraId="32C5B850" w14:textId="63FD156A" w:rsidR="008648E1" w:rsidDel="005A31DC" w:rsidRDefault="00F50128">
            <w:pPr>
              <w:jc w:val="center"/>
              <w:rPr>
                <w:del w:id="844" w:author="樱酱 钉宫" w:date="2023-11-12T00:36:00Z"/>
                <w:b/>
                <w:color w:val="000000" w:themeColor="text1"/>
              </w:rPr>
            </w:pPr>
            <w:del w:id="845" w:author="樱酱 钉宫" w:date="2023-11-12T00:36:00Z">
              <w:r w:rsidDel="005A31DC">
                <w:rPr>
                  <w:rFonts w:hint="eastAsia"/>
                  <w:b/>
                  <w:color w:val="000000" w:themeColor="text1"/>
                </w:rPr>
                <w:delText>标识名</w:delText>
              </w:r>
            </w:del>
          </w:p>
        </w:tc>
        <w:tc>
          <w:tcPr>
            <w:tcW w:w="1559" w:type="dxa"/>
            <w:shd w:val="clear" w:color="auto" w:fill="D9E2F3" w:themeFill="accent1" w:themeFillTint="33"/>
          </w:tcPr>
          <w:p w14:paraId="663C95CC" w14:textId="42A257B6" w:rsidR="008648E1" w:rsidDel="005A31DC" w:rsidRDefault="00F50128">
            <w:pPr>
              <w:jc w:val="center"/>
              <w:rPr>
                <w:del w:id="846" w:author="樱酱 钉宫" w:date="2023-11-12T00:36:00Z"/>
                <w:b/>
                <w:color w:val="000000" w:themeColor="text1"/>
              </w:rPr>
            </w:pPr>
            <w:del w:id="847" w:author="樱酱 钉宫" w:date="2023-11-12T00:36:00Z">
              <w:r w:rsidDel="005A31DC">
                <w:rPr>
                  <w:rFonts w:hint="eastAsia"/>
                  <w:b/>
                  <w:color w:val="000000" w:themeColor="text1"/>
                </w:rPr>
                <w:delText>传输类型</w:delText>
              </w:r>
            </w:del>
          </w:p>
        </w:tc>
        <w:tc>
          <w:tcPr>
            <w:tcW w:w="1418" w:type="dxa"/>
            <w:shd w:val="clear" w:color="auto" w:fill="D9E2F3" w:themeFill="accent1" w:themeFillTint="33"/>
          </w:tcPr>
          <w:p w14:paraId="3D4BB0EA" w14:textId="0460400A" w:rsidR="008648E1" w:rsidDel="005A31DC" w:rsidRDefault="00F50128">
            <w:pPr>
              <w:jc w:val="center"/>
              <w:rPr>
                <w:del w:id="848" w:author="樱酱 钉宫" w:date="2023-11-12T00:36:00Z"/>
                <w:b/>
                <w:color w:val="000000" w:themeColor="text1"/>
              </w:rPr>
            </w:pPr>
            <w:del w:id="849" w:author="樱酱 钉宫" w:date="2023-11-12T00:36:00Z">
              <w:r w:rsidDel="005A31DC">
                <w:rPr>
                  <w:rFonts w:hint="eastAsia"/>
                  <w:b/>
                  <w:color w:val="000000" w:themeColor="text1"/>
                </w:rPr>
                <w:delText>数据类型</w:delText>
              </w:r>
            </w:del>
          </w:p>
        </w:tc>
        <w:tc>
          <w:tcPr>
            <w:tcW w:w="1275" w:type="dxa"/>
            <w:shd w:val="clear" w:color="auto" w:fill="D9E2F3" w:themeFill="accent1" w:themeFillTint="33"/>
          </w:tcPr>
          <w:p w14:paraId="1BCED9E0" w14:textId="48CED428" w:rsidR="008648E1" w:rsidDel="005A31DC" w:rsidRDefault="00F50128">
            <w:pPr>
              <w:jc w:val="center"/>
              <w:rPr>
                <w:del w:id="850" w:author="樱酱 钉宫" w:date="2023-11-12T00:36:00Z"/>
                <w:b/>
                <w:color w:val="000000" w:themeColor="text1"/>
              </w:rPr>
            </w:pPr>
            <w:del w:id="851" w:author="樱酱 钉宫" w:date="2023-11-12T00:36:00Z">
              <w:r w:rsidDel="005A31DC">
                <w:rPr>
                  <w:rFonts w:hint="eastAsia"/>
                  <w:b/>
                  <w:color w:val="000000" w:themeColor="text1"/>
                </w:rPr>
                <w:delText>数据范围</w:delText>
              </w:r>
            </w:del>
          </w:p>
        </w:tc>
        <w:tc>
          <w:tcPr>
            <w:tcW w:w="851" w:type="dxa"/>
            <w:shd w:val="clear" w:color="auto" w:fill="D9E2F3" w:themeFill="accent1" w:themeFillTint="33"/>
          </w:tcPr>
          <w:p w14:paraId="69892A2F" w14:textId="44598C4A" w:rsidR="008648E1" w:rsidDel="005A31DC" w:rsidRDefault="00F50128">
            <w:pPr>
              <w:jc w:val="center"/>
              <w:rPr>
                <w:del w:id="852" w:author="樱酱 钉宫" w:date="2023-11-12T00:36:00Z"/>
                <w:b/>
                <w:color w:val="000000" w:themeColor="text1"/>
              </w:rPr>
            </w:pPr>
            <w:del w:id="853" w:author="樱酱 钉宫" w:date="2023-11-12T00:36:00Z">
              <w:r w:rsidDel="005A31DC">
                <w:rPr>
                  <w:rFonts w:hint="eastAsia"/>
                  <w:b/>
                  <w:color w:val="000000" w:themeColor="text1"/>
                </w:rPr>
                <w:delText>单位</w:delText>
              </w:r>
            </w:del>
          </w:p>
        </w:tc>
      </w:tr>
      <w:tr w:rsidR="008648E1" w:rsidDel="005A31DC" w14:paraId="307383C3" w14:textId="733A5FC4">
        <w:trPr>
          <w:jc w:val="center"/>
          <w:del w:id="854" w:author="樱酱 钉宫" w:date="2023-11-12T00:36:00Z"/>
        </w:trPr>
        <w:tc>
          <w:tcPr>
            <w:tcW w:w="709" w:type="dxa"/>
            <w:vAlign w:val="center"/>
          </w:tcPr>
          <w:p w14:paraId="5E2BF733" w14:textId="3659A999" w:rsidR="008648E1" w:rsidDel="005A31DC" w:rsidRDefault="00F50128">
            <w:pPr>
              <w:jc w:val="center"/>
              <w:rPr>
                <w:del w:id="855" w:author="樱酱 钉宫" w:date="2023-11-12T00:36:00Z"/>
                <w:b/>
                <w:color w:val="000000" w:themeColor="text1"/>
              </w:rPr>
            </w:pPr>
            <w:del w:id="856" w:author="樱酱 钉宫" w:date="2023-11-12T00:36:00Z">
              <w:r w:rsidDel="005A31DC">
                <w:rPr>
                  <w:rFonts w:hint="eastAsia"/>
                  <w:b/>
                  <w:color w:val="000000" w:themeColor="text1"/>
                </w:rPr>
                <w:delText>１</w:delText>
              </w:r>
            </w:del>
          </w:p>
        </w:tc>
        <w:tc>
          <w:tcPr>
            <w:tcW w:w="1554" w:type="dxa"/>
            <w:vAlign w:val="center"/>
          </w:tcPr>
          <w:p w14:paraId="57B7590F" w14:textId="3ADCA7E6" w:rsidR="008648E1" w:rsidDel="005A31DC" w:rsidRDefault="00F50128">
            <w:pPr>
              <w:jc w:val="center"/>
              <w:rPr>
                <w:del w:id="857" w:author="樱酱 钉宫" w:date="2023-11-12T00:36:00Z"/>
                <w:color w:val="000000" w:themeColor="text1"/>
              </w:rPr>
            </w:pPr>
            <w:del w:id="858" w:author="樱酱 钉宫" w:date="2023-11-12T00:36:00Z">
              <w:r w:rsidDel="005A31DC">
                <w:rPr>
                  <w:rFonts w:hint="eastAsia"/>
                  <w:color w:val="000000" w:themeColor="text1"/>
                </w:rPr>
                <w:delText>二氧化碳</w:delText>
              </w:r>
            </w:del>
          </w:p>
        </w:tc>
        <w:tc>
          <w:tcPr>
            <w:tcW w:w="1418" w:type="dxa"/>
          </w:tcPr>
          <w:p w14:paraId="2FE0861E" w14:textId="398BD87A" w:rsidR="008648E1" w:rsidDel="005A31DC" w:rsidRDefault="00F50128">
            <w:pPr>
              <w:jc w:val="center"/>
              <w:rPr>
                <w:del w:id="859" w:author="樱酱 钉宫" w:date="2023-11-12T00:36:00Z"/>
                <w:color w:val="000000" w:themeColor="text1"/>
                <w:shd w:val="clear" w:color="auto" w:fill="F5F5F5"/>
              </w:rPr>
            </w:pPr>
            <w:del w:id="860" w:author="樱酱 钉宫" w:date="2023-11-12T00:36:00Z">
              <w:r w:rsidDel="005A31DC">
                <w:rPr>
                  <w:color w:val="000000" w:themeColor="text1"/>
                  <w:shd w:val="clear" w:color="auto" w:fill="F5F5F5"/>
                </w:rPr>
                <w:delText>l_co2</w:delText>
              </w:r>
            </w:del>
          </w:p>
        </w:tc>
        <w:tc>
          <w:tcPr>
            <w:tcW w:w="1559" w:type="dxa"/>
            <w:vAlign w:val="center"/>
          </w:tcPr>
          <w:p w14:paraId="5385F56E" w14:textId="26742DF2" w:rsidR="008648E1" w:rsidDel="005A31DC" w:rsidRDefault="00F50128">
            <w:pPr>
              <w:jc w:val="center"/>
              <w:rPr>
                <w:del w:id="861" w:author="樱酱 钉宫" w:date="2023-11-12T00:36:00Z"/>
                <w:color w:val="000000" w:themeColor="text1"/>
              </w:rPr>
            </w:pPr>
            <w:del w:id="862" w:author="樱酱 钉宫" w:date="2023-11-12T00:36:00Z">
              <w:r w:rsidDel="005A31DC">
                <w:rPr>
                  <w:rFonts w:hint="eastAsia"/>
                  <w:color w:val="000000" w:themeColor="text1"/>
                </w:rPr>
                <w:delText>只上报</w:delText>
              </w:r>
            </w:del>
          </w:p>
        </w:tc>
        <w:tc>
          <w:tcPr>
            <w:tcW w:w="1418" w:type="dxa"/>
            <w:vAlign w:val="center"/>
          </w:tcPr>
          <w:p w14:paraId="55255035" w14:textId="4A30BBCD" w:rsidR="008648E1" w:rsidDel="005A31DC" w:rsidRDefault="00F50128">
            <w:pPr>
              <w:jc w:val="center"/>
              <w:rPr>
                <w:del w:id="863" w:author="樱酱 钉宫" w:date="2023-11-12T00:36:00Z"/>
                <w:color w:val="000000" w:themeColor="text1"/>
              </w:rPr>
            </w:pPr>
            <w:del w:id="864" w:author="樱酱 钉宫" w:date="2023-11-12T00:36:00Z">
              <w:r w:rsidDel="005A31DC">
                <w:rPr>
                  <w:rFonts w:hint="eastAsia"/>
                  <w:color w:val="000000" w:themeColor="text1"/>
                </w:rPr>
                <w:delText>浮点型</w:delText>
              </w:r>
            </w:del>
          </w:p>
        </w:tc>
        <w:tc>
          <w:tcPr>
            <w:tcW w:w="1275" w:type="dxa"/>
          </w:tcPr>
          <w:p w14:paraId="1382D387" w14:textId="5F0942FE" w:rsidR="008648E1" w:rsidDel="005A31DC" w:rsidRDefault="00F50128">
            <w:pPr>
              <w:jc w:val="center"/>
              <w:rPr>
                <w:del w:id="865" w:author="樱酱 钉宫" w:date="2023-11-12T00:36:00Z"/>
                <w:color w:val="000000" w:themeColor="text1"/>
              </w:rPr>
            </w:pPr>
            <w:del w:id="866" w:author="樱酱 钉宫" w:date="2023-11-12T00:36:00Z">
              <w:r w:rsidDel="005A31DC">
                <w:rPr>
                  <w:color w:val="000000" w:themeColor="text1"/>
                </w:rPr>
                <w:delText>1</w:delText>
              </w:r>
              <w:r w:rsidDel="005A31DC">
                <w:rPr>
                  <w:rFonts w:hint="eastAsia"/>
                  <w:color w:val="000000" w:themeColor="text1"/>
                </w:rPr>
                <w:delText xml:space="preserve"> - </w:delText>
              </w:r>
              <w:r w:rsidDel="005A31DC">
                <w:rPr>
                  <w:color w:val="000000" w:themeColor="text1"/>
                </w:rPr>
                <w:delText>5000</w:delText>
              </w:r>
            </w:del>
          </w:p>
        </w:tc>
        <w:tc>
          <w:tcPr>
            <w:tcW w:w="851" w:type="dxa"/>
          </w:tcPr>
          <w:p w14:paraId="1CF9A674" w14:textId="3D61FD2C" w:rsidR="008648E1" w:rsidDel="005A31DC" w:rsidRDefault="00F50128">
            <w:pPr>
              <w:jc w:val="center"/>
              <w:rPr>
                <w:del w:id="867" w:author="樱酱 钉宫" w:date="2023-11-12T00:36:00Z"/>
                <w:color w:val="000000" w:themeColor="text1"/>
              </w:rPr>
            </w:pPr>
            <w:del w:id="868" w:author="樱酱 钉宫" w:date="2023-11-12T00:36:00Z">
              <w:r w:rsidDel="005A31DC">
                <w:rPr>
                  <w:color w:val="000000" w:themeColor="text1"/>
                </w:rPr>
                <w:delText>ppm</w:delText>
              </w:r>
            </w:del>
          </w:p>
        </w:tc>
      </w:tr>
    </w:tbl>
    <w:p w14:paraId="5A929E97" w14:textId="6A6BFB00" w:rsidR="008648E1" w:rsidDel="005A31DC" w:rsidRDefault="00F50128">
      <w:pPr>
        <w:numPr>
          <w:ilvl w:val="0"/>
          <w:numId w:val="1"/>
        </w:numPr>
        <w:spacing w:line="400" w:lineRule="exact"/>
        <w:ind w:left="839"/>
        <w:rPr>
          <w:del w:id="869" w:author="樱酱 钉宫" w:date="2023-11-12T00:36:00Z"/>
          <w:rFonts w:ascii="宋体" w:eastAsia="宋体" w:hAnsi="宋体" w:cs="宋体"/>
          <w:color w:val="000000" w:themeColor="text1"/>
          <w:sz w:val="24"/>
          <w:szCs w:val="24"/>
        </w:rPr>
      </w:pPr>
      <w:del w:id="870" w:author="樱酱 钉宫" w:date="2023-11-12T00:36:00Z">
        <w:r w:rsidDel="005A31DC">
          <w:rPr>
            <w:rFonts w:ascii="宋体" w:eastAsia="宋体" w:hAnsi="宋体" w:cs="宋体" w:hint="eastAsia"/>
            <w:color w:val="000000" w:themeColor="text1"/>
            <w:sz w:val="24"/>
            <w:szCs w:val="24"/>
          </w:rPr>
          <w:delText>利用工位上已经安装好的NS(LoRa)和LoRa网关，添加一个一氧化碳参数，自行联通，使智能环境云产生的一氧化碳仿真数据（5秒刷新一次），经NS（LoRa）和LoRa网关上报到云服务系统。</w:delText>
        </w:r>
      </w:del>
    </w:p>
    <w:p w14:paraId="45DADD06" w14:textId="6732A317" w:rsidR="008648E1" w:rsidDel="005A31DC" w:rsidRDefault="00F50128">
      <w:pPr>
        <w:numPr>
          <w:ilvl w:val="0"/>
          <w:numId w:val="1"/>
        </w:numPr>
        <w:spacing w:line="400" w:lineRule="exact"/>
        <w:ind w:left="839"/>
        <w:rPr>
          <w:del w:id="871" w:author="樱酱 钉宫" w:date="2023-11-12T00:36:00Z"/>
          <w:rFonts w:ascii="宋体" w:eastAsia="宋体" w:hAnsi="宋体" w:cs="宋体"/>
          <w:color w:val="000000" w:themeColor="text1"/>
          <w:sz w:val="24"/>
          <w:szCs w:val="24"/>
        </w:rPr>
      </w:pPr>
      <w:del w:id="872" w:author="樱酱 钉宫" w:date="2023-11-12T00:36:00Z">
        <w:r w:rsidDel="005A31DC">
          <w:rPr>
            <w:rFonts w:ascii="宋体" w:eastAsia="宋体" w:hAnsi="宋体" w:cs="宋体" w:hint="eastAsia"/>
            <w:color w:val="000000" w:themeColor="text1"/>
            <w:sz w:val="24"/>
            <w:szCs w:val="24"/>
          </w:rPr>
          <w:delText>在云服务系统上使用应用管理模块的项目生成器软件创建应用，名为“矿井监控”。</w:delText>
        </w:r>
      </w:del>
    </w:p>
    <w:p w14:paraId="785E04AB" w14:textId="629478FF" w:rsidR="008648E1" w:rsidDel="005A31DC" w:rsidRDefault="00F50128">
      <w:pPr>
        <w:numPr>
          <w:ilvl w:val="0"/>
          <w:numId w:val="1"/>
        </w:numPr>
        <w:spacing w:line="400" w:lineRule="exact"/>
        <w:ind w:left="839"/>
        <w:rPr>
          <w:del w:id="873" w:author="樱酱 钉宫" w:date="2023-11-12T00:36:00Z"/>
          <w:rFonts w:ascii="宋体" w:eastAsia="宋体" w:hAnsi="宋体" w:cs="宋体"/>
          <w:color w:val="000000" w:themeColor="text1"/>
          <w:sz w:val="24"/>
          <w:szCs w:val="24"/>
        </w:rPr>
      </w:pPr>
      <w:del w:id="874" w:author="樱酱 钉宫" w:date="2023-11-12T00:36:00Z">
        <w:r w:rsidDel="005A31DC">
          <w:rPr>
            <w:rFonts w:ascii="宋体" w:eastAsia="宋体" w:hAnsi="宋体" w:cs="宋体" w:hint="eastAsia"/>
            <w:color w:val="000000" w:themeColor="text1"/>
            <w:sz w:val="24"/>
            <w:szCs w:val="24"/>
          </w:rPr>
          <w:delText>从云服务系统采集传感器值并显示：二氧化碳、烟雾。</w:delText>
        </w:r>
      </w:del>
    </w:p>
    <w:p w14:paraId="49E61DFD" w14:textId="0985F928" w:rsidR="008648E1" w:rsidDel="005A31DC" w:rsidRDefault="00F50128">
      <w:pPr>
        <w:numPr>
          <w:ilvl w:val="0"/>
          <w:numId w:val="1"/>
        </w:numPr>
        <w:spacing w:line="400" w:lineRule="exact"/>
        <w:ind w:left="839"/>
        <w:rPr>
          <w:del w:id="875" w:author="樱酱 钉宫" w:date="2023-11-12T00:36:00Z"/>
          <w:rFonts w:ascii="宋体" w:eastAsia="宋体" w:hAnsi="宋体" w:cs="宋体"/>
          <w:color w:val="000000" w:themeColor="text1"/>
          <w:sz w:val="24"/>
          <w:szCs w:val="24"/>
        </w:rPr>
      </w:pPr>
      <w:del w:id="876" w:author="樱酱 钉宫" w:date="2023-11-12T00:36:00Z">
        <w:r w:rsidDel="005A31DC">
          <w:rPr>
            <w:rFonts w:ascii="宋体" w:eastAsia="宋体" w:hAnsi="宋体" w:cs="宋体" w:hint="eastAsia"/>
            <w:color w:val="000000" w:themeColor="text1"/>
            <w:sz w:val="24"/>
            <w:szCs w:val="24"/>
          </w:rPr>
          <w:delText>从云服务系统采集、控制执行器状态并显示：报警灯和风扇（ZigBee双联继电器）。</w:delText>
        </w:r>
      </w:del>
    </w:p>
    <w:p w14:paraId="1C195525" w14:textId="6303F57B" w:rsidR="008648E1" w:rsidDel="005A31DC" w:rsidRDefault="00F50128">
      <w:pPr>
        <w:numPr>
          <w:ilvl w:val="0"/>
          <w:numId w:val="1"/>
        </w:numPr>
        <w:spacing w:line="400" w:lineRule="exact"/>
        <w:ind w:left="839"/>
        <w:rPr>
          <w:del w:id="877" w:author="樱酱 钉宫" w:date="2023-11-12T00:36:00Z"/>
          <w:rFonts w:ascii="宋体" w:eastAsia="宋体" w:hAnsi="宋体" w:cs="宋体"/>
          <w:color w:val="000000" w:themeColor="text1"/>
          <w:sz w:val="24"/>
          <w:szCs w:val="24"/>
        </w:rPr>
      </w:pPr>
      <w:del w:id="878" w:author="樱酱 钉宫" w:date="2023-11-12T00:36:00Z">
        <w:r w:rsidDel="005A31DC">
          <w:rPr>
            <w:rFonts w:ascii="宋体" w:eastAsia="宋体" w:hAnsi="宋体" w:cs="宋体" w:hint="eastAsia"/>
            <w:color w:val="000000" w:themeColor="text1"/>
            <w:sz w:val="24"/>
            <w:szCs w:val="24"/>
          </w:rPr>
          <w:delText>使用竞赛资料包提供的图片资料，搭建场景，应用界面布局合理美观。</w:delText>
        </w:r>
      </w:del>
    </w:p>
    <w:p w14:paraId="12E424F1" w14:textId="11B9CDDE" w:rsidR="008648E1" w:rsidDel="005A31DC" w:rsidRDefault="00F50128">
      <w:pPr>
        <w:numPr>
          <w:ilvl w:val="0"/>
          <w:numId w:val="1"/>
        </w:numPr>
        <w:spacing w:line="400" w:lineRule="exact"/>
        <w:ind w:left="839"/>
        <w:rPr>
          <w:del w:id="879" w:author="樱酱 钉宫" w:date="2023-11-12T00:36:00Z"/>
          <w:rFonts w:ascii="宋体" w:eastAsia="宋体" w:hAnsi="宋体" w:cs="宋体"/>
          <w:color w:val="000000" w:themeColor="text1"/>
          <w:sz w:val="24"/>
          <w:szCs w:val="24"/>
        </w:rPr>
      </w:pPr>
      <w:del w:id="880" w:author="樱酱 钉宫" w:date="2023-11-12T00:36:00Z">
        <w:r w:rsidDel="005A31DC">
          <w:rPr>
            <w:rFonts w:ascii="宋体" w:eastAsia="宋体" w:hAnsi="宋体" w:cs="宋体" w:hint="eastAsia"/>
            <w:color w:val="000000" w:themeColor="text1"/>
            <w:sz w:val="24"/>
            <w:szCs w:val="24"/>
          </w:rPr>
          <w:delText>当烟雾传感器未检测到烟雾信号，显示“正常”。</w:delText>
        </w:r>
      </w:del>
    </w:p>
    <w:p w14:paraId="5569E361" w14:textId="5AA9C972" w:rsidR="008648E1" w:rsidDel="005A31DC" w:rsidRDefault="00F50128">
      <w:pPr>
        <w:numPr>
          <w:ilvl w:val="0"/>
          <w:numId w:val="1"/>
        </w:numPr>
        <w:spacing w:line="400" w:lineRule="exact"/>
        <w:ind w:left="839"/>
        <w:rPr>
          <w:del w:id="881" w:author="樱酱 钉宫" w:date="2023-11-12T00:36:00Z"/>
          <w:rFonts w:ascii="宋体" w:eastAsia="宋体" w:hAnsi="宋体" w:cs="宋体"/>
          <w:color w:val="000000" w:themeColor="text1"/>
          <w:sz w:val="24"/>
          <w:szCs w:val="24"/>
        </w:rPr>
      </w:pPr>
      <w:del w:id="882" w:author="樱酱 钉宫" w:date="2023-11-12T00:36:00Z">
        <w:r w:rsidDel="005A31DC">
          <w:rPr>
            <w:rFonts w:ascii="宋体" w:eastAsia="宋体" w:hAnsi="宋体" w:cs="宋体" w:hint="eastAsia"/>
            <w:color w:val="000000" w:themeColor="text1"/>
            <w:sz w:val="24"/>
            <w:szCs w:val="24"/>
          </w:rPr>
          <w:delText>当烟雾传感器检测到烟雾信号，显示“报警”。</w:delText>
        </w:r>
      </w:del>
    </w:p>
    <w:p w14:paraId="5A44D20F" w14:textId="6A2F04BA" w:rsidR="008648E1" w:rsidDel="005A31DC" w:rsidRDefault="00F50128">
      <w:pPr>
        <w:numPr>
          <w:ilvl w:val="0"/>
          <w:numId w:val="1"/>
        </w:numPr>
        <w:spacing w:line="400" w:lineRule="exact"/>
        <w:ind w:left="839"/>
        <w:rPr>
          <w:del w:id="883" w:author="樱酱 钉宫" w:date="2023-11-12T00:36:00Z"/>
          <w:rFonts w:ascii="宋体" w:eastAsia="宋体" w:hAnsi="宋体" w:cs="宋体"/>
          <w:color w:val="000000" w:themeColor="text1"/>
          <w:sz w:val="24"/>
          <w:szCs w:val="24"/>
        </w:rPr>
      </w:pPr>
      <w:del w:id="884" w:author="樱酱 钉宫" w:date="2023-11-12T00:36:00Z">
        <w:r w:rsidDel="005A31DC">
          <w:rPr>
            <w:rFonts w:ascii="宋体" w:eastAsia="宋体" w:hAnsi="宋体" w:cs="宋体" w:hint="eastAsia"/>
            <w:color w:val="000000" w:themeColor="text1"/>
            <w:sz w:val="24"/>
            <w:szCs w:val="24"/>
          </w:rPr>
          <w:delText>配置“云服务系统的策略功能”，当检测到烟雾时，报警灯报警，风扇启动；当未检测到烟雾时，报警灯停止报警，风扇停止。</w:delText>
        </w:r>
      </w:del>
    </w:p>
    <w:p w14:paraId="1D3B70C7" w14:textId="170D91DE" w:rsidR="008648E1" w:rsidDel="005A31DC" w:rsidRDefault="00F50128">
      <w:pPr>
        <w:spacing w:line="400" w:lineRule="exact"/>
        <w:rPr>
          <w:del w:id="885" w:author="樱酱 钉宫" w:date="2023-11-12T00:36:00Z"/>
          <w:rFonts w:ascii="宋体" w:eastAsia="宋体" w:hAnsi="宋体" w:cs="宋体"/>
          <w:b/>
          <w:bCs/>
          <w:color w:val="000000" w:themeColor="text1"/>
          <w:spacing w:val="-10"/>
          <w:sz w:val="24"/>
          <w:szCs w:val="24"/>
          <w:u w:color="000000"/>
        </w:rPr>
      </w:pPr>
      <w:del w:id="886"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0C624848" w14:textId="0F2A31CD" w:rsidR="008648E1" w:rsidDel="005A31DC" w:rsidRDefault="00F50128">
      <w:pPr>
        <w:numPr>
          <w:ilvl w:val="0"/>
          <w:numId w:val="2"/>
        </w:numPr>
        <w:spacing w:line="400" w:lineRule="exact"/>
        <w:ind w:left="839"/>
        <w:rPr>
          <w:del w:id="887" w:author="樱酱 钉宫" w:date="2023-11-12T00:36:00Z"/>
          <w:rFonts w:ascii="Times New Roman" w:eastAsia="宋体" w:hAnsi="Times New Roman" w:cs="宋体"/>
          <w:bCs/>
          <w:color w:val="000000" w:themeColor="text1"/>
          <w:sz w:val="24"/>
          <w:szCs w:val="24"/>
        </w:rPr>
      </w:pPr>
      <w:del w:id="888" w:author="樱酱 钉宫" w:date="2023-11-12T00:36:00Z">
        <w:r w:rsidDel="005A31DC">
          <w:rPr>
            <w:rFonts w:ascii="Times New Roman" w:eastAsia="宋体" w:hAnsi="Times New Roman" w:cs="宋体" w:hint="eastAsia"/>
            <w:bCs/>
            <w:color w:val="000000" w:themeColor="text1"/>
            <w:sz w:val="24"/>
            <w:szCs w:val="24"/>
          </w:rPr>
          <w:delText>请在云服务系统上将该应用进行发布，使应用可以直接进入浏览。将应用管理页面截屏，要求截图体现应用已发布，截图另存为</w:delText>
        </w:r>
        <w:r w:rsidDel="005A31DC">
          <w:rPr>
            <w:rFonts w:ascii="Times New Roman" w:eastAsia="宋体" w:hAnsi="Times New Roman" w:cs="宋体" w:hint="eastAsia"/>
            <w:bCs/>
            <w:color w:val="000000" w:themeColor="text1"/>
            <w:sz w:val="24"/>
            <w:szCs w:val="24"/>
          </w:rPr>
          <w:delText>A-13-1.jpg</w:delText>
        </w:r>
        <w:r w:rsidDel="005A31DC">
          <w:rPr>
            <w:rFonts w:ascii="Times New Roman" w:eastAsia="宋体" w:hAnsi="Times New Roman" w:cs="宋体" w:hint="eastAsia"/>
            <w:bCs/>
            <w:color w:val="000000" w:themeColor="text1"/>
            <w:sz w:val="24"/>
            <w:szCs w:val="24"/>
          </w:rPr>
          <w:delText>。</w:delText>
        </w:r>
      </w:del>
    </w:p>
    <w:p w14:paraId="317B984C" w14:textId="5652C3C6" w:rsidR="008648E1" w:rsidDel="005A31DC" w:rsidRDefault="00F50128">
      <w:pPr>
        <w:numPr>
          <w:ilvl w:val="0"/>
          <w:numId w:val="2"/>
        </w:numPr>
        <w:spacing w:line="400" w:lineRule="exact"/>
        <w:ind w:left="839"/>
        <w:rPr>
          <w:del w:id="889" w:author="樱酱 钉宫" w:date="2023-11-12T00:36:00Z"/>
          <w:rFonts w:ascii="Times New Roman" w:eastAsia="宋体" w:hAnsi="Times New Roman" w:cs="宋体"/>
          <w:bCs/>
          <w:color w:val="000000" w:themeColor="text1"/>
          <w:sz w:val="24"/>
          <w:szCs w:val="24"/>
        </w:rPr>
      </w:pPr>
      <w:del w:id="890" w:author="樱酱 钉宫" w:date="2023-11-12T00:36:00Z">
        <w:r w:rsidDel="005A31DC">
          <w:rPr>
            <w:rFonts w:ascii="Times New Roman" w:eastAsia="宋体" w:hAnsi="Times New Roman" w:cs="宋体" w:hint="eastAsia"/>
            <w:bCs/>
            <w:color w:val="000000" w:themeColor="text1"/>
            <w:sz w:val="24"/>
            <w:szCs w:val="24"/>
          </w:rPr>
          <w:delText>将项目生成器配置矿井正常图的界面截屏，另存为</w:delText>
        </w:r>
        <w:r w:rsidDel="005A31DC">
          <w:rPr>
            <w:rFonts w:ascii="Times New Roman" w:eastAsia="宋体" w:hAnsi="Times New Roman" w:cs="宋体" w:hint="eastAsia"/>
            <w:bCs/>
            <w:color w:val="000000" w:themeColor="text1"/>
            <w:sz w:val="24"/>
            <w:szCs w:val="24"/>
          </w:rPr>
          <w:delText>A-13-2.jpg</w:delText>
        </w:r>
        <w:r w:rsidDel="005A31DC">
          <w:rPr>
            <w:rFonts w:ascii="Times New Roman" w:eastAsia="宋体" w:hAnsi="Times New Roman" w:cs="宋体" w:hint="eastAsia"/>
            <w:bCs/>
            <w:color w:val="000000" w:themeColor="text1"/>
            <w:sz w:val="24"/>
            <w:szCs w:val="24"/>
          </w:rPr>
          <w:delText>。</w:delText>
        </w:r>
      </w:del>
    </w:p>
    <w:p w14:paraId="6D8E608A" w14:textId="63FD9583" w:rsidR="008648E1" w:rsidDel="005A31DC" w:rsidRDefault="00F50128">
      <w:pPr>
        <w:numPr>
          <w:ilvl w:val="0"/>
          <w:numId w:val="2"/>
        </w:numPr>
        <w:spacing w:line="400" w:lineRule="exact"/>
        <w:ind w:left="839"/>
        <w:rPr>
          <w:del w:id="891" w:author="樱酱 钉宫" w:date="2023-11-12T00:36:00Z"/>
          <w:rFonts w:ascii="Times New Roman" w:eastAsia="宋体" w:hAnsi="Times New Roman" w:cs="宋体"/>
          <w:bCs/>
          <w:color w:val="000000" w:themeColor="text1"/>
          <w:sz w:val="24"/>
          <w:szCs w:val="24"/>
        </w:rPr>
      </w:pPr>
      <w:del w:id="892" w:author="樱酱 钉宫" w:date="2023-11-12T00:36:00Z">
        <w:r w:rsidDel="005A31DC">
          <w:rPr>
            <w:rFonts w:ascii="Times New Roman" w:eastAsia="宋体" w:hAnsi="Times New Roman" w:cs="宋体" w:hint="eastAsia"/>
            <w:bCs/>
            <w:color w:val="000000" w:themeColor="text1"/>
            <w:sz w:val="24"/>
            <w:szCs w:val="24"/>
          </w:rPr>
          <w:delText>将项目生成器配置烟雾处罚报警显示矿井报警图的界面截屏，另存为</w:delText>
        </w:r>
        <w:r w:rsidDel="005A31DC">
          <w:rPr>
            <w:rFonts w:ascii="Times New Roman" w:eastAsia="宋体" w:hAnsi="Times New Roman" w:cs="宋体" w:hint="eastAsia"/>
            <w:bCs/>
            <w:color w:val="000000" w:themeColor="text1"/>
            <w:sz w:val="24"/>
            <w:szCs w:val="24"/>
          </w:rPr>
          <w:delText>A-13-3.jpg</w:delText>
        </w:r>
        <w:r w:rsidDel="005A31DC">
          <w:rPr>
            <w:rFonts w:ascii="Times New Roman" w:eastAsia="宋体" w:hAnsi="Times New Roman" w:cs="宋体" w:hint="eastAsia"/>
            <w:bCs/>
            <w:color w:val="000000" w:themeColor="text1"/>
            <w:sz w:val="24"/>
            <w:szCs w:val="24"/>
          </w:rPr>
          <w:delText>。</w:delText>
        </w:r>
      </w:del>
    </w:p>
    <w:p w14:paraId="0A1A9289" w14:textId="3F98416F" w:rsidR="008648E1" w:rsidDel="005A31DC" w:rsidRDefault="00F50128">
      <w:pPr>
        <w:numPr>
          <w:ilvl w:val="0"/>
          <w:numId w:val="2"/>
        </w:numPr>
        <w:spacing w:line="400" w:lineRule="exact"/>
        <w:ind w:left="839"/>
        <w:rPr>
          <w:del w:id="893" w:author="樱酱 钉宫" w:date="2023-11-12T00:36:00Z"/>
          <w:rFonts w:ascii="Times New Roman" w:eastAsia="宋体" w:hAnsi="Times New Roman" w:cs="宋体"/>
          <w:bCs/>
          <w:color w:val="000000" w:themeColor="text1"/>
          <w:sz w:val="24"/>
          <w:szCs w:val="24"/>
        </w:rPr>
      </w:pPr>
      <w:del w:id="894" w:author="樱酱 钉宫" w:date="2023-11-12T00:36:00Z">
        <w:r w:rsidDel="005A31DC">
          <w:rPr>
            <w:rFonts w:ascii="Times New Roman" w:eastAsia="宋体" w:hAnsi="Times New Roman" w:cs="宋体" w:hint="eastAsia"/>
            <w:bCs/>
            <w:color w:val="000000" w:themeColor="text1"/>
            <w:sz w:val="24"/>
            <w:szCs w:val="24"/>
          </w:rPr>
          <w:delText>将设置好的“策略管理”界面（要求能体现条件表达式并启用）进行截图，另存为</w:delText>
        </w:r>
        <w:r w:rsidDel="005A31DC">
          <w:rPr>
            <w:rFonts w:ascii="Times New Roman" w:eastAsia="宋体" w:hAnsi="Times New Roman" w:cs="宋体" w:hint="eastAsia"/>
            <w:bCs/>
            <w:color w:val="000000" w:themeColor="text1"/>
            <w:sz w:val="24"/>
            <w:szCs w:val="24"/>
          </w:rPr>
          <w:delText>A-13-4.jpg</w:delText>
        </w:r>
      </w:del>
    </w:p>
    <w:p w14:paraId="387443BF" w14:textId="5FF7BFAB" w:rsidR="008648E1" w:rsidDel="005A31DC" w:rsidRDefault="00F50128">
      <w:pPr>
        <w:numPr>
          <w:ilvl w:val="0"/>
          <w:numId w:val="2"/>
        </w:numPr>
        <w:spacing w:line="400" w:lineRule="exact"/>
        <w:ind w:left="839"/>
        <w:rPr>
          <w:del w:id="895" w:author="樱酱 钉宫" w:date="2023-11-12T00:36:00Z"/>
          <w:rFonts w:ascii="Times New Roman" w:eastAsia="宋体" w:hAnsi="Times New Roman" w:cs="宋体"/>
          <w:bCs/>
          <w:color w:val="000000" w:themeColor="text1"/>
          <w:sz w:val="24"/>
          <w:szCs w:val="24"/>
        </w:rPr>
      </w:pPr>
      <w:del w:id="896" w:author="樱酱 钉宫" w:date="2023-11-12T00:36:00Z">
        <w:r w:rsidDel="005A31DC">
          <w:rPr>
            <w:rFonts w:ascii="Times New Roman" w:eastAsia="宋体" w:hAnsi="Times New Roman" w:cs="宋体" w:hint="eastAsia"/>
            <w:bCs/>
            <w:color w:val="000000" w:themeColor="text1"/>
            <w:sz w:val="24"/>
            <w:szCs w:val="24"/>
          </w:rPr>
          <w:delText>将云服务系统上“矿井监控”应用下载，另存为</w:delText>
        </w:r>
        <w:r w:rsidDel="005A31DC">
          <w:rPr>
            <w:rFonts w:ascii="Times New Roman" w:eastAsia="宋体" w:hAnsi="Times New Roman" w:cs="宋体" w:hint="eastAsia"/>
            <w:bCs/>
            <w:color w:val="000000" w:themeColor="text1"/>
            <w:sz w:val="24"/>
            <w:szCs w:val="24"/>
          </w:rPr>
          <w:delText>A-13-5.zip</w:delText>
        </w:r>
        <w:r w:rsidDel="005A31DC">
          <w:rPr>
            <w:rFonts w:ascii="Times New Roman" w:eastAsia="宋体" w:hAnsi="Times New Roman" w:cs="宋体" w:hint="eastAsia"/>
            <w:bCs/>
            <w:color w:val="000000" w:themeColor="text1"/>
            <w:sz w:val="24"/>
            <w:szCs w:val="24"/>
          </w:rPr>
          <w:delText>。</w:delText>
        </w:r>
      </w:del>
    </w:p>
    <w:p w14:paraId="5F57D625" w14:textId="776AF3B0" w:rsidR="008648E1" w:rsidDel="005A31DC" w:rsidRDefault="00F50128">
      <w:pPr>
        <w:pStyle w:val="3"/>
        <w:spacing w:before="200" w:after="0"/>
        <w:rPr>
          <w:del w:id="897" w:author="樱酱 钉宫" w:date="2023-11-12T00:36:00Z"/>
          <w:color w:val="000000" w:themeColor="text1"/>
          <w:sz w:val="28"/>
          <w:szCs w:val="24"/>
        </w:rPr>
      </w:pPr>
      <w:del w:id="898"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1-5 </w:delText>
        </w:r>
        <w:r w:rsidDel="005A31DC">
          <w:rPr>
            <w:rFonts w:hint="eastAsia"/>
            <w:color w:val="000000" w:themeColor="text1"/>
            <w:sz w:val="28"/>
            <w:szCs w:val="24"/>
          </w:rPr>
          <w:delText>A</w:delText>
        </w:r>
        <w:r w:rsidDel="005A31DC">
          <w:rPr>
            <w:color w:val="000000" w:themeColor="text1"/>
            <w:sz w:val="28"/>
            <w:szCs w:val="24"/>
          </w:rPr>
          <w:delText>i</w:delText>
        </w:r>
        <w:r w:rsidDel="005A31DC">
          <w:rPr>
            <w:rFonts w:hint="eastAsia"/>
            <w:color w:val="000000" w:themeColor="text1"/>
            <w:sz w:val="28"/>
            <w:szCs w:val="24"/>
          </w:rPr>
          <w:delText>oT系统的配置与使用</w:delText>
        </w:r>
      </w:del>
    </w:p>
    <w:p w14:paraId="47BF2886" w14:textId="0BD8443D" w:rsidR="008648E1" w:rsidDel="005A31DC" w:rsidRDefault="00F50128">
      <w:pPr>
        <w:spacing w:line="400" w:lineRule="exact"/>
        <w:rPr>
          <w:del w:id="899" w:author="樱酱 钉宫" w:date="2023-11-12T00:36:00Z"/>
          <w:rFonts w:ascii="宋体" w:eastAsia="宋体" w:hAnsi="宋体" w:cs="宋体"/>
          <w:b/>
          <w:bCs/>
          <w:color w:val="000000" w:themeColor="text1"/>
          <w:spacing w:val="-10"/>
          <w:sz w:val="24"/>
          <w:szCs w:val="24"/>
          <w:u w:color="000000"/>
        </w:rPr>
      </w:pPr>
      <w:del w:id="900" w:author="樱酱 钉宫" w:date="2023-11-12T00:36:00Z">
        <w:r w:rsidDel="005A31DC">
          <w:rPr>
            <w:rFonts w:ascii="宋体" w:eastAsia="宋体" w:hAnsi="宋体" w:cs="宋体" w:hint="eastAsia"/>
            <w:b/>
            <w:bCs/>
            <w:color w:val="000000" w:themeColor="text1"/>
            <w:spacing w:val="-10"/>
            <w:sz w:val="24"/>
            <w:szCs w:val="24"/>
            <w:u w:color="000000"/>
          </w:rPr>
          <w:delText>VIP候车厅系统实施</w:delText>
        </w:r>
      </w:del>
    </w:p>
    <w:p w14:paraId="0B8289C7" w14:textId="077AC13C" w:rsidR="008648E1" w:rsidDel="005A31DC" w:rsidRDefault="00F50128">
      <w:pPr>
        <w:spacing w:line="400" w:lineRule="exact"/>
        <w:ind w:firstLineChars="200" w:firstLine="480"/>
        <w:rPr>
          <w:del w:id="901" w:author="樱酱 钉宫" w:date="2023-11-12T00:36:00Z"/>
          <w:rFonts w:ascii="宋体" w:eastAsia="宋体" w:hAnsi="宋体" w:cs="宋体"/>
          <w:color w:val="000000" w:themeColor="text1"/>
          <w:sz w:val="24"/>
          <w:szCs w:val="24"/>
        </w:rPr>
      </w:pPr>
      <w:del w:id="902" w:author="樱酱 钉宫" w:date="2023-11-12T00:36:00Z">
        <w:r w:rsidDel="005A31DC">
          <w:rPr>
            <w:rFonts w:ascii="宋体" w:eastAsia="宋体" w:hAnsi="宋体" w:cs="宋体" w:hint="eastAsia"/>
            <w:color w:val="000000" w:themeColor="text1"/>
            <w:sz w:val="24"/>
            <w:szCs w:val="24"/>
          </w:rPr>
          <w:delText>VIP候车厅要求实时监测当前温、湿度情况。并可以通过按钮控制候车厅内空调（风扇代替）的开启或关闭。请选手在AIoT系统上完成虚拟设备监测系统的搭建，温湿度传感器和空调都使用LoRaWan通讯。请选手完成LoRaWAN通讯服务的配置，完成仪表板的配置。</w:delText>
        </w:r>
      </w:del>
    </w:p>
    <w:p w14:paraId="29EC5CC1" w14:textId="29C3DD9A" w:rsidR="008648E1" w:rsidDel="005A31DC" w:rsidRDefault="00F50128">
      <w:pPr>
        <w:spacing w:line="400" w:lineRule="exact"/>
        <w:rPr>
          <w:del w:id="903" w:author="樱酱 钉宫" w:date="2023-11-12T00:36:00Z"/>
          <w:rFonts w:ascii="宋体" w:eastAsia="宋体" w:hAnsi="宋体" w:cs="宋体"/>
          <w:b/>
          <w:bCs/>
          <w:color w:val="000000" w:themeColor="text1"/>
          <w:spacing w:val="-10"/>
          <w:sz w:val="24"/>
          <w:szCs w:val="24"/>
          <w:u w:color="000000"/>
        </w:rPr>
      </w:pPr>
      <w:del w:id="904"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6BAF1A33" w14:textId="462C7C62" w:rsidR="008648E1" w:rsidDel="005A31DC" w:rsidRDefault="00F50128">
      <w:pPr>
        <w:numPr>
          <w:ilvl w:val="0"/>
          <w:numId w:val="1"/>
        </w:numPr>
        <w:spacing w:line="400" w:lineRule="exact"/>
        <w:ind w:left="839"/>
        <w:rPr>
          <w:del w:id="905" w:author="樱酱 钉宫" w:date="2023-11-12T00:36:00Z"/>
          <w:rFonts w:ascii="宋体" w:eastAsia="宋体" w:hAnsi="宋体" w:cs="宋体"/>
          <w:color w:val="000000" w:themeColor="text1"/>
          <w:sz w:val="24"/>
          <w:szCs w:val="24"/>
        </w:rPr>
      </w:pPr>
      <w:del w:id="906" w:author="樱酱 钉宫" w:date="2023-11-12T00:36:00Z">
        <w:r w:rsidDel="005A31DC">
          <w:rPr>
            <w:rFonts w:ascii="宋体" w:eastAsia="宋体" w:hAnsi="宋体" w:cs="宋体" w:hint="eastAsia"/>
            <w:color w:val="000000" w:themeColor="text1"/>
            <w:sz w:val="24"/>
            <w:szCs w:val="24"/>
          </w:rPr>
          <w:delText>使用在线虚拟设备仿真平台完成VIP候车厅设备的搭建，完成各设备间正确的连线并启动模拟实验。</w:delText>
        </w:r>
      </w:del>
    </w:p>
    <w:p w14:paraId="378CF84F" w14:textId="3FD1F081" w:rsidR="008648E1" w:rsidDel="005A31DC" w:rsidRDefault="00F50128">
      <w:pPr>
        <w:numPr>
          <w:ilvl w:val="0"/>
          <w:numId w:val="1"/>
        </w:numPr>
        <w:spacing w:line="400" w:lineRule="exact"/>
        <w:ind w:left="839"/>
        <w:rPr>
          <w:del w:id="907" w:author="樱酱 钉宫" w:date="2023-11-12T00:36:00Z"/>
          <w:rFonts w:ascii="宋体" w:eastAsia="宋体" w:hAnsi="宋体" w:cs="宋体"/>
          <w:color w:val="000000" w:themeColor="text1"/>
          <w:sz w:val="24"/>
          <w:szCs w:val="24"/>
        </w:rPr>
      </w:pPr>
      <w:del w:id="908" w:author="樱酱 钉宫" w:date="2023-11-12T00:36:00Z">
        <w:r w:rsidDel="005A31DC">
          <w:rPr>
            <w:rFonts w:ascii="宋体" w:eastAsia="宋体" w:hAnsi="宋体" w:cs="宋体" w:hint="eastAsia"/>
            <w:color w:val="000000" w:themeColor="text1"/>
            <w:sz w:val="24"/>
            <w:szCs w:val="24"/>
          </w:rPr>
          <w:delText>在仪表板展示VIP候车厅中传感数据和执行器状态。</w:delText>
        </w:r>
      </w:del>
    </w:p>
    <w:p w14:paraId="361ECA30" w14:textId="672AABA1" w:rsidR="008648E1" w:rsidDel="005A31DC" w:rsidRDefault="00F50128">
      <w:pPr>
        <w:numPr>
          <w:ilvl w:val="0"/>
          <w:numId w:val="1"/>
        </w:numPr>
        <w:spacing w:line="400" w:lineRule="exact"/>
        <w:ind w:left="839"/>
        <w:rPr>
          <w:del w:id="909" w:author="樱酱 钉宫" w:date="2023-11-12T00:36:00Z"/>
          <w:rFonts w:ascii="宋体" w:eastAsia="宋体" w:hAnsi="宋体" w:cs="宋体"/>
          <w:color w:val="000000" w:themeColor="text1"/>
          <w:sz w:val="24"/>
          <w:szCs w:val="24"/>
        </w:rPr>
      </w:pPr>
      <w:del w:id="910" w:author="樱酱 钉宫" w:date="2023-11-12T00:36:00Z">
        <w:r w:rsidDel="005A31DC">
          <w:rPr>
            <w:rFonts w:ascii="宋体" w:eastAsia="宋体" w:hAnsi="宋体" w:cs="宋体" w:hint="eastAsia"/>
            <w:color w:val="000000" w:themeColor="text1"/>
            <w:sz w:val="24"/>
            <w:szCs w:val="24"/>
          </w:rPr>
          <w:delText>在仪表板上使用不同图片显示空调不同的运行状态。</w:delText>
        </w:r>
      </w:del>
    </w:p>
    <w:p w14:paraId="563F64F5" w14:textId="6E188B74" w:rsidR="008648E1" w:rsidDel="005A31DC" w:rsidRDefault="00F50128">
      <w:pPr>
        <w:numPr>
          <w:ilvl w:val="0"/>
          <w:numId w:val="1"/>
        </w:numPr>
        <w:spacing w:line="400" w:lineRule="exact"/>
        <w:ind w:left="839"/>
        <w:rPr>
          <w:del w:id="911" w:author="樱酱 钉宫" w:date="2023-11-12T00:36:00Z"/>
          <w:rFonts w:ascii="宋体" w:eastAsia="宋体" w:hAnsi="宋体" w:cs="宋体"/>
          <w:color w:val="000000" w:themeColor="text1"/>
          <w:sz w:val="24"/>
          <w:szCs w:val="24"/>
        </w:rPr>
      </w:pPr>
      <w:del w:id="912" w:author="樱酱 钉宫" w:date="2023-11-12T00:36:00Z">
        <w:r w:rsidDel="005A31DC">
          <w:rPr>
            <w:rFonts w:ascii="宋体" w:eastAsia="宋体" w:hAnsi="宋体" w:cs="宋体" w:hint="eastAsia"/>
            <w:color w:val="000000" w:themeColor="text1"/>
            <w:sz w:val="24"/>
            <w:szCs w:val="24"/>
          </w:rPr>
          <w:delText>在仪表板上使用Analogue gauge部件实时显示监测到的温度信息。</w:delText>
        </w:r>
      </w:del>
    </w:p>
    <w:p w14:paraId="5910FCD2" w14:textId="7A59EE3C" w:rsidR="008648E1" w:rsidDel="005A31DC" w:rsidRDefault="00F50128">
      <w:pPr>
        <w:numPr>
          <w:ilvl w:val="0"/>
          <w:numId w:val="1"/>
        </w:numPr>
        <w:spacing w:line="400" w:lineRule="exact"/>
        <w:ind w:left="839"/>
        <w:rPr>
          <w:del w:id="913" w:author="樱酱 钉宫" w:date="2023-11-12T00:36:00Z"/>
          <w:rFonts w:ascii="宋体" w:eastAsia="宋体" w:hAnsi="宋体" w:cs="宋体"/>
          <w:color w:val="000000" w:themeColor="text1"/>
          <w:sz w:val="24"/>
          <w:szCs w:val="24"/>
        </w:rPr>
      </w:pPr>
      <w:del w:id="914" w:author="樱酱 钉宫" w:date="2023-11-12T00:36:00Z">
        <w:r w:rsidDel="005A31DC">
          <w:rPr>
            <w:rFonts w:ascii="宋体" w:eastAsia="宋体" w:hAnsi="宋体" w:cs="宋体" w:hint="eastAsia"/>
            <w:color w:val="000000" w:themeColor="text1"/>
            <w:sz w:val="24"/>
            <w:szCs w:val="24"/>
          </w:rPr>
          <w:delText>在仪表板上使用Digital gauges部件实时显示监测到的湿度信息。</w:delText>
        </w:r>
      </w:del>
    </w:p>
    <w:p w14:paraId="7BBFDAC1" w14:textId="43BD26CB" w:rsidR="008648E1" w:rsidDel="005A31DC" w:rsidRDefault="00F50128">
      <w:pPr>
        <w:numPr>
          <w:ilvl w:val="0"/>
          <w:numId w:val="1"/>
        </w:numPr>
        <w:spacing w:line="400" w:lineRule="exact"/>
        <w:ind w:left="839"/>
        <w:rPr>
          <w:del w:id="915" w:author="樱酱 钉宫" w:date="2023-11-12T00:36:00Z"/>
          <w:rFonts w:ascii="宋体" w:eastAsia="宋体" w:hAnsi="宋体" w:cs="宋体"/>
          <w:color w:val="000000" w:themeColor="text1"/>
          <w:sz w:val="24"/>
          <w:szCs w:val="24"/>
        </w:rPr>
      </w:pPr>
      <w:del w:id="916" w:author="樱酱 钉宫" w:date="2023-11-12T00:36:00Z">
        <w:r w:rsidDel="005A31DC">
          <w:rPr>
            <w:rFonts w:ascii="宋体" w:eastAsia="宋体" w:hAnsi="宋体" w:cs="宋体" w:hint="eastAsia"/>
            <w:color w:val="000000" w:themeColor="text1"/>
            <w:sz w:val="24"/>
            <w:szCs w:val="24"/>
          </w:rPr>
          <w:delText>在仪表板上使用Image Map部件结合空调不同图片展示空调的运行状态。</w:delText>
        </w:r>
      </w:del>
    </w:p>
    <w:p w14:paraId="0A380F7C" w14:textId="0F5243C3" w:rsidR="008648E1" w:rsidDel="005A31DC" w:rsidRDefault="00F50128">
      <w:pPr>
        <w:numPr>
          <w:ilvl w:val="0"/>
          <w:numId w:val="1"/>
        </w:numPr>
        <w:spacing w:line="400" w:lineRule="exact"/>
        <w:ind w:left="839"/>
        <w:rPr>
          <w:del w:id="917" w:author="樱酱 钉宫" w:date="2023-11-12T00:36:00Z"/>
          <w:rFonts w:ascii="宋体" w:eastAsia="宋体" w:hAnsi="宋体" w:cs="宋体"/>
          <w:color w:val="000000" w:themeColor="text1"/>
          <w:sz w:val="24"/>
          <w:szCs w:val="24"/>
        </w:rPr>
      </w:pPr>
      <w:del w:id="918" w:author="樱酱 钉宫" w:date="2023-11-12T00:36:00Z">
        <w:r w:rsidDel="005A31DC">
          <w:rPr>
            <w:rFonts w:ascii="宋体" w:eastAsia="宋体" w:hAnsi="宋体" w:cs="宋体" w:hint="eastAsia"/>
            <w:color w:val="000000" w:themeColor="text1"/>
            <w:sz w:val="24"/>
            <w:szCs w:val="24"/>
          </w:rPr>
          <w:delText>在仪表板上使用Control Widgets部件手动控制空调的运行或停止。</w:delText>
        </w:r>
      </w:del>
    </w:p>
    <w:p w14:paraId="23B6B4C8" w14:textId="0D103214" w:rsidR="008648E1" w:rsidDel="005A31DC" w:rsidRDefault="00F50128">
      <w:pPr>
        <w:spacing w:line="400" w:lineRule="exact"/>
        <w:rPr>
          <w:del w:id="919" w:author="樱酱 钉宫" w:date="2023-11-12T00:36:00Z"/>
          <w:rFonts w:ascii="宋体" w:eastAsia="宋体" w:hAnsi="宋体" w:cs="宋体"/>
          <w:b/>
          <w:bCs/>
          <w:color w:val="000000" w:themeColor="text1"/>
          <w:spacing w:val="-10"/>
          <w:sz w:val="24"/>
          <w:szCs w:val="24"/>
          <w:u w:color="000000"/>
        </w:rPr>
      </w:pPr>
      <w:del w:id="920" w:author="樱酱 钉宫" w:date="2023-11-12T00:36:00Z">
        <w:r w:rsidDel="005A31DC">
          <w:rPr>
            <w:rFonts w:ascii="宋体" w:eastAsia="宋体" w:hAnsi="宋体" w:cs="宋体" w:hint="eastAsia"/>
            <w:b/>
            <w:bCs/>
            <w:color w:val="000000" w:themeColor="text1"/>
            <w:spacing w:val="-10"/>
            <w:sz w:val="24"/>
            <w:szCs w:val="24"/>
            <w:u w:color="000000"/>
          </w:rPr>
          <w:delText xml:space="preserve"> 完成以上任务后请做以下步骤：</w:delText>
        </w:r>
      </w:del>
    </w:p>
    <w:p w14:paraId="334220FE" w14:textId="0543664D" w:rsidR="008648E1" w:rsidDel="005A31DC" w:rsidRDefault="00F50128">
      <w:pPr>
        <w:numPr>
          <w:ilvl w:val="0"/>
          <w:numId w:val="2"/>
        </w:numPr>
        <w:spacing w:line="400" w:lineRule="exact"/>
        <w:ind w:left="839"/>
        <w:rPr>
          <w:del w:id="921" w:author="樱酱 钉宫" w:date="2023-11-12T00:36:00Z"/>
          <w:rFonts w:ascii="Times New Roman" w:eastAsia="宋体" w:hAnsi="Times New Roman" w:cs="宋体"/>
          <w:bCs/>
          <w:color w:val="000000" w:themeColor="text1"/>
          <w:sz w:val="24"/>
          <w:szCs w:val="24"/>
        </w:rPr>
      </w:pPr>
      <w:del w:id="922" w:author="樱酱 钉宫" w:date="2023-11-12T00:36:00Z">
        <w:r w:rsidDel="005A31DC">
          <w:rPr>
            <w:rFonts w:ascii="Times New Roman" w:eastAsia="宋体" w:hAnsi="Times New Roman" w:cs="宋体" w:hint="eastAsia"/>
            <w:bCs/>
            <w:color w:val="000000" w:themeColor="text1"/>
            <w:sz w:val="24"/>
            <w:szCs w:val="24"/>
          </w:rPr>
          <w:delText>请将使用在线虚拟设备仿真平台实现设备连接且正常运行后的界面截图，另存为</w:delText>
        </w:r>
        <w:r w:rsidDel="005A31DC">
          <w:rPr>
            <w:rFonts w:ascii="Times New Roman" w:eastAsia="宋体" w:hAnsi="Times New Roman" w:cs="宋体" w:hint="eastAsia"/>
            <w:bCs/>
            <w:color w:val="000000" w:themeColor="text1"/>
            <w:sz w:val="24"/>
            <w:szCs w:val="24"/>
          </w:rPr>
          <w:delText>A-14-1.jpg</w:delText>
        </w:r>
        <w:r w:rsidDel="005A31DC">
          <w:rPr>
            <w:rFonts w:ascii="Times New Roman" w:eastAsia="宋体" w:hAnsi="Times New Roman" w:cs="宋体" w:hint="eastAsia"/>
            <w:bCs/>
            <w:color w:val="000000" w:themeColor="text1"/>
            <w:sz w:val="24"/>
            <w:szCs w:val="24"/>
          </w:rPr>
          <w:delText>。</w:delText>
        </w:r>
      </w:del>
    </w:p>
    <w:p w14:paraId="0AF87CEE" w14:textId="5EB3423C" w:rsidR="008648E1" w:rsidDel="005A31DC" w:rsidRDefault="00F50128">
      <w:pPr>
        <w:numPr>
          <w:ilvl w:val="0"/>
          <w:numId w:val="2"/>
        </w:numPr>
        <w:spacing w:line="400" w:lineRule="exact"/>
        <w:ind w:left="839"/>
        <w:rPr>
          <w:del w:id="923" w:author="樱酱 钉宫" w:date="2023-11-12T00:36:00Z"/>
          <w:rFonts w:ascii="Times New Roman" w:eastAsia="宋体" w:hAnsi="Times New Roman" w:cs="宋体"/>
          <w:bCs/>
          <w:color w:val="000000" w:themeColor="text1"/>
          <w:sz w:val="24"/>
          <w:szCs w:val="24"/>
        </w:rPr>
      </w:pPr>
      <w:del w:id="924" w:author="樱酱 钉宫" w:date="2023-11-12T00:36:00Z">
        <w:r w:rsidDel="005A31DC">
          <w:rPr>
            <w:rFonts w:ascii="Times New Roman" w:eastAsia="宋体" w:hAnsi="Times New Roman" w:cs="宋体" w:hint="eastAsia"/>
            <w:bCs/>
            <w:color w:val="000000" w:themeColor="text1"/>
            <w:sz w:val="24"/>
            <w:szCs w:val="24"/>
          </w:rPr>
          <w:delText>请将</w:delText>
        </w:r>
        <w:r w:rsidDel="005A31DC">
          <w:rPr>
            <w:rFonts w:ascii="Times New Roman" w:eastAsia="宋体" w:hAnsi="Times New Roman" w:cs="宋体" w:hint="eastAsia"/>
            <w:bCs/>
            <w:color w:val="000000" w:themeColor="text1"/>
            <w:sz w:val="24"/>
            <w:szCs w:val="24"/>
          </w:rPr>
          <w:delText>LoRaWAN</w:delText>
        </w:r>
        <w:r w:rsidDel="005A31DC">
          <w:rPr>
            <w:rFonts w:ascii="Times New Roman" w:eastAsia="宋体" w:hAnsi="Times New Roman" w:cs="宋体" w:hint="eastAsia"/>
            <w:bCs/>
            <w:color w:val="000000" w:themeColor="text1"/>
            <w:sz w:val="24"/>
            <w:szCs w:val="24"/>
          </w:rPr>
          <w:delText>通讯服务中关于数据通讯服务相关配置的部分截图（要求截图中可以看到具体修改的配置信息并用红圈圈出），另存为</w:delText>
        </w:r>
        <w:r w:rsidDel="005A31DC">
          <w:rPr>
            <w:rFonts w:ascii="Times New Roman" w:eastAsia="宋体" w:hAnsi="Times New Roman" w:cs="宋体" w:hint="eastAsia"/>
            <w:bCs/>
            <w:color w:val="000000" w:themeColor="text1"/>
            <w:sz w:val="24"/>
            <w:szCs w:val="24"/>
          </w:rPr>
          <w:delText>A-14-2.jpg</w:delText>
        </w:r>
        <w:r w:rsidDel="005A31DC">
          <w:rPr>
            <w:rFonts w:ascii="Times New Roman" w:eastAsia="宋体" w:hAnsi="Times New Roman" w:cs="宋体" w:hint="eastAsia"/>
            <w:bCs/>
            <w:color w:val="000000" w:themeColor="text1"/>
            <w:sz w:val="24"/>
            <w:szCs w:val="24"/>
          </w:rPr>
          <w:delText>。</w:delText>
        </w:r>
      </w:del>
    </w:p>
    <w:p w14:paraId="79DD62F7" w14:textId="1E42D7DD" w:rsidR="008648E1" w:rsidDel="005A31DC" w:rsidRDefault="00F50128">
      <w:pPr>
        <w:numPr>
          <w:ilvl w:val="0"/>
          <w:numId w:val="2"/>
        </w:numPr>
        <w:spacing w:line="400" w:lineRule="exact"/>
        <w:ind w:left="839"/>
        <w:rPr>
          <w:del w:id="925" w:author="樱酱 钉宫" w:date="2023-11-12T00:36:00Z"/>
          <w:rFonts w:ascii="Times New Roman" w:eastAsia="宋体" w:hAnsi="Times New Roman" w:cs="宋体"/>
          <w:bCs/>
          <w:color w:val="000000" w:themeColor="text1"/>
          <w:sz w:val="24"/>
          <w:szCs w:val="24"/>
        </w:rPr>
      </w:pPr>
      <w:del w:id="926" w:author="樱酱 钉宫" w:date="2023-11-12T00:36:00Z">
        <w:r w:rsidDel="005A31DC">
          <w:rPr>
            <w:rFonts w:ascii="Times New Roman" w:eastAsia="宋体" w:hAnsi="Times New Roman" w:cs="宋体" w:hint="eastAsia"/>
            <w:bCs/>
            <w:color w:val="000000" w:themeColor="text1"/>
            <w:sz w:val="24"/>
            <w:szCs w:val="24"/>
          </w:rPr>
          <w:delText>请将</w:delText>
        </w:r>
        <w:r w:rsidDel="005A31DC">
          <w:rPr>
            <w:rFonts w:ascii="Times New Roman" w:eastAsia="宋体" w:hAnsi="Times New Roman" w:cs="宋体" w:hint="eastAsia"/>
            <w:bCs/>
            <w:color w:val="000000" w:themeColor="text1"/>
            <w:sz w:val="24"/>
            <w:szCs w:val="24"/>
          </w:rPr>
          <w:delText>LoRaWAN</w:delText>
        </w:r>
        <w:r w:rsidDel="005A31DC">
          <w:rPr>
            <w:rFonts w:ascii="Times New Roman" w:eastAsia="宋体" w:hAnsi="Times New Roman" w:cs="宋体" w:hint="eastAsia"/>
            <w:bCs/>
            <w:color w:val="000000" w:themeColor="text1"/>
            <w:sz w:val="24"/>
            <w:szCs w:val="24"/>
          </w:rPr>
          <w:delText>通讯服务中与</w:delText>
        </w:r>
        <w:r w:rsidDel="005A31DC">
          <w:rPr>
            <w:rFonts w:ascii="Times New Roman" w:eastAsia="宋体" w:hAnsi="Times New Roman" w:cs="宋体" w:hint="eastAsia"/>
            <w:bCs/>
            <w:color w:val="000000" w:themeColor="text1"/>
            <w:sz w:val="24"/>
            <w:szCs w:val="24"/>
          </w:rPr>
          <w:delText>ThingsBoard</w:delText>
        </w:r>
        <w:r w:rsidDel="005A31DC">
          <w:rPr>
            <w:rFonts w:ascii="Times New Roman" w:eastAsia="宋体" w:hAnsi="Times New Roman" w:cs="宋体" w:hint="eastAsia"/>
            <w:bCs/>
            <w:color w:val="000000" w:themeColor="text1"/>
            <w:sz w:val="24"/>
            <w:szCs w:val="24"/>
          </w:rPr>
          <w:delText>建立通讯的部分截图（要求截图中可以看到具体修改的配置信息并用红圈圈出），另存为</w:delText>
        </w:r>
        <w:r w:rsidDel="005A31DC">
          <w:rPr>
            <w:rFonts w:ascii="Times New Roman" w:eastAsia="宋体" w:hAnsi="Times New Roman" w:cs="宋体" w:hint="eastAsia"/>
            <w:bCs/>
            <w:color w:val="000000" w:themeColor="text1"/>
            <w:sz w:val="24"/>
            <w:szCs w:val="24"/>
          </w:rPr>
          <w:delText>A-14-3.jpg</w:delText>
        </w:r>
        <w:r w:rsidDel="005A31DC">
          <w:rPr>
            <w:rFonts w:ascii="Times New Roman" w:eastAsia="宋体" w:hAnsi="Times New Roman" w:cs="宋体" w:hint="eastAsia"/>
            <w:bCs/>
            <w:color w:val="000000" w:themeColor="text1"/>
            <w:sz w:val="24"/>
            <w:szCs w:val="24"/>
          </w:rPr>
          <w:delText>。</w:delText>
        </w:r>
      </w:del>
    </w:p>
    <w:p w14:paraId="3D2A99E3" w14:textId="7315E2B6" w:rsidR="008648E1" w:rsidDel="005A31DC" w:rsidRDefault="00F50128">
      <w:pPr>
        <w:numPr>
          <w:ilvl w:val="0"/>
          <w:numId w:val="2"/>
        </w:numPr>
        <w:spacing w:line="400" w:lineRule="exact"/>
        <w:ind w:left="839"/>
        <w:rPr>
          <w:del w:id="927" w:author="樱酱 钉宫" w:date="2023-11-12T00:36:00Z"/>
          <w:rFonts w:ascii="Times New Roman" w:eastAsia="宋体" w:hAnsi="Times New Roman" w:cs="宋体"/>
          <w:bCs/>
          <w:color w:val="000000" w:themeColor="text1"/>
          <w:sz w:val="24"/>
          <w:szCs w:val="24"/>
        </w:rPr>
      </w:pPr>
      <w:del w:id="928" w:author="樱酱 钉宫" w:date="2023-11-12T00:36:00Z">
        <w:r w:rsidDel="005A31DC">
          <w:rPr>
            <w:rFonts w:ascii="Times New Roman" w:eastAsia="宋体" w:hAnsi="Times New Roman" w:cs="宋体" w:hint="eastAsia"/>
            <w:bCs/>
            <w:color w:val="000000" w:themeColor="text1"/>
            <w:sz w:val="24"/>
            <w:szCs w:val="24"/>
          </w:rPr>
          <w:delText>请将在线虚拟设备仿真平台温湿度传感器连接的</w:delText>
        </w:r>
        <w:r w:rsidDel="005A31DC">
          <w:rPr>
            <w:rFonts w:ascii="Times New Roman" w:eastAsia="宋体" w:hAnsi="Times New Roman" w:cs="宋体" w:hint="eastAsia"/>
            <w:bCs/>
            <w:color w:val="000000" w:themeColor="text1"/>
            <w:sz w:val="24"/>
            <w:szCs w:val="24"/>
          </w:rPr>
          <w:delText>LoRaWAN</w:delText>
        </w:r>
        <w:r w:rsidDel="005A31DC">
          <w:rPr>
            <w:rFonts w:ascii="Times New Roman" w:eastAsia="宋体" w:hAnsi="Times New Roman" w:cs="宋体" w:hint="eastAsia"/>
            <w:bCs/>
            <w:color w:val="000000" w:themeColor="text1"/>
            <w:sz w:val="24"/>
            <w:szCs w:val="24"/>
          </w:rPr>
          <w:delText>设备与</w:delText>
        </w:r>
        <w:r w:rsidDel="005A31DC">
          <w:rPr>
            <w:rFonts w:ascii="Times New Roman" w:eastAsia="宋体" w:hAnsi="Times New Roman" w:cs="宋体" w:hint="eastAsia"/>
            <w:bCs/>
            <w:color w:val="000000" w:themeColor="text1"/>
            <w:sz w:val="24"/>
            <w:szCs w:val="24"/>
          </w:rPr>
          <w:delText>LoRaWAN</w:delText>
        </w:r>
        <w:r w:rsidDel="005A31DC">
          <w:rPr>
            <w:rFonts w:ascii="Times New Roman" w:eastAsia="宋体" w:hAnsi="Times New Roman" w:cs="宋体" w:hint="eastAsia"/>
            <w:bCs/>
            <w:color w:val="000000" w:themeColor="text1"/>
            <w:sz w:val="24"/>
            <w:szCs w:val="24"/>
          </w:rPr>
          <w:delText>通讯服务建立关系的界面截图，另存为</w:delText>
        </w:r>
        <w:r w:rsidDel="005A31DC">
          <w:rPr>
            <w:rFonts w:ascii="Times New Roman" w:eastAsia="宋体" w:hAnsi="Times New Roman" w:cs="宋体" w:hint="eastAsia"/>
            <w:bCs/>
            <w:color w:val="000000" w:themeColor="text1"/>
            <w:sz w:val="24"/>
            <w:szCs w:val="24"/>
          </w:rPr>
          <w:delText>A-14-4.jpg</w:delText>
        </w:r>
        <w:r w:rsidDel="005A31DC">
          <w:rPr>
            <w:rFonts w:ascii="Times New Roman" w:eastAsia="宋体" w:hAnsi="Times New Roman" w:cs="宋体" w:hint="eastAsia"/>
            <w:bCs/>
            <w:color w:val="000000" w:themeColor="text1"/>
            <w:sz w:val="24"/>
            <w:szCs w:val="24"/>
          </w:rPr>
          <w:delText>。</w:delText>
        </w:r>
      </w:del>
    </w:p>
    <w:p w14:paraId="265E728E" w14:textId="16A424E5" w:rsidR="008648E1" w:rsidDel="005A31DC" w:rsidRDefault="00F50128">
      <w:pPr>
        <w:numPr>
          <w:ilvl w:val="0"/>
          <w:numId w:val="2"/>
        </w:numPr>
        <w:spacing w:line="400" w:lineRule="exact"/>
        <w:ind w:left="839"/>
        <w:rPr>
          <w:del w:id="929" w:author="樱酱 钉宫" w:date="2023-11-12T00:36:00Z"/>
          <w:b/>
          <w:color w:val="000000" w:themeColor="text1"/>
        </w:rPr>
      </w:pPr>
      <w:del w:id="930" w:author="樱酱 钉宫" w:date="2023-11-12T00:36:00Z">
        <w:r w:rsidDel="005A31DC">
          <w:rPr>
            <w:rFonts w:ascii="Times New Roman" w:eastAsia="宋体" w:hAnsi="Times New Roman" w:cs="宋体" w:hint="eastAsia"/>
            <w:bCs/>
            <w:color w:val="000000" w:themeColor="text1"/>
            <w:sz w:val="24"/>
            <w:szCs w:val="24"/>
          </w:rPr>
          <w:delText>请将仪表板界面截图，另存为</w:delText>
        </w:r>
        <w:r w:rsidDel="005A31DC">
          <w:rPr>
            <w:rFonts w:ascii="Times New Roman" w:eastAsia="宋体" w:hAnsi="Times New Roman" w:cs="宋体" w:hint="eastAsia"/>
            <w:bCs/>
            <w:color w:val="000000" w:themeColor="text1"/>
            <w:sz w:val="24"/>
            <w:szCs w:val="24"/>
          </w:rPr>
          <w:delText>A-14-5.jpg</w:delText>
        </w:r>
        <w:r w:rsidDel="005A31DC">
          <w:rPr>
            <w:rFonts w:ascii="Times New Roman" w:eastAsia="宋体" w:hAnsi="Times New Roman" w:cs="宋体" w:hint="eastAsia"/>
            <w:bCs/>
            <w:color w:val="000000" w:themeColor="text1"/>
            <w:sz w:val="24"/>
            <w:szCs w:val="24"/>
          </w:rPr>
          <w:delText>。要求仪表板中可以看到使用</w:delText>
        </w:r>
        <w:r w:rsidDel="005A31DC">
          <w:rPr>
            <w:rFonts w:ascii="Times New Roman" w:eastAsia="宋体" w:hAnsi="Times New Roman" w:cs="宋体" w:hint="eastAsia"/>
            <w:bCs/>
            <w:color w:val="000000" w:themeColor="text1"/>
            <w:sz w:val="24"/>
            <w:szCs w:val="24"/>
          </w:rPr>
          <w:delText>Analogue gauge</w:delText>
        </w:r>
        <w:r w:rsidDel="005A31DC">
          <w:rPr>
            <w:rFonts w:ascii="Times New Roman" w:eastAsia="宋体" w:hAnsi="Times New Roman" w:cs="宋体" w:hint="eastAsia"/>
            <w:bCs/>
            <w:color w:val="000000" w:themeColor="text1"/>
            <w:sz w:val="24"/>
            <w:szCs w:val="24"/>
          </w:rPr>
          <w:delText>展示具体的温度信息、使用</w:delText>
        </w:r>
        <w:r w:rsidDel="005A31DC">
          <w:rPr>
            <w:rFonts w:ascii="Times New Roman" w:eastAsia="宋体" w:hAnsi="Times New Roman" w:cs="宋体" w:hint="eastAsia"/>
            <w:bCs/>
            <w:color w:val="000000" w:themeColor="text1"/>
            <w:sz w:val="24"/>
            <w:szCs w:val="24"/>
          </w:rPr>
          <w:delText>Digital gauges</w:delText>
        </w:r>
        <w:r w:rsidDel="005A31DC">
          <w:rPr>
            <w:rFonts w:ascii="Times New Roman" w:eastAsia="宋体" w:hAnsi="Times New Roman" w:cs="宋体" w:hint="eastAsia"/>
            <w:bCs/>
            <w:color w:val="000000" w:themeColor="text1"/>
            <w:sz w:val="24"/>
            <w:szCs w:val="24"/>
          </w:rPr>
          <w:delText>展示具体的湿度信息、使用</w:delText>
        </w:r>
        <w:r w:rsidDel="005A31DC">
          <w:rPr>
            <w:rFonts w:ascii="Times New Roman" w:eastAsia="宋体" w:hAnsi="Times New Roman" w:cs="宋体" w:hint="eastAsia"/>
            <w:bCs/>
            <w:color w:val="000000" w:themeColor="text1"/>
            <w:sz w:val="24"/>
            <w:szCs w:val="24"/>
          </w:rPr>
          <w:delText>Control Widgets</w:delText>
        </w:r>
        <w:r w:rsidDel="005A31DC">
          <w:rPr>
            <w:rFonts w:ascii="Times New Roman" w:eastAsia="宋体" w:hAnsi="Times New Roman" w:cs="宋体" w:hint="eastAsia"/>
            <w:bCs/>
            <w:color w:val="000000" w:themeColor="text1"/>
            <w:sz w:val="24"/>
            <w:szCs w:val="24"/>
          </w:rPr>
          <w:delText>部件展示空调控制开关、使用</w:delText>
        </w:r>
        <w:r w:rsidDel="005A31DC">
          <w:rPr>
            <w:rFonts w:ascii="Times New Roman" w:eastAsia="宋体" w:hAnsi="Times New Roman" w:cs="宋体" w:hint="eastAsia"/>
            <w:bCs/>
            <w:color w:val="000000" w:themeColor="text1"/>
            <w:sz w:val="24"/>
            <w:szCs w:val="24"/>
          </w:rPr>
          <w:delText>Image Map</w:delText>
        </w:r>
        <w:r w:rsidDel="005A31DC">
          <w:rPr>
            <w:rFonts w:ascii="Times New Roman" w:eastAsia="宋体" w:hAnsi="Times New Roman" w:cs="宋体" w:hint="eastAsia"/>
            <w:bCs/>
            <w:color w:val="000000" w:themeColor="text1"/>
            <w:sz w:val="24"/>
            <w:szCs w:val="24"/>
          </w:rPr>
          <w:delText>展示风扇运行状态。</w:delText>
        </w:r>
      </w:del>
    </w:p>
    <w:p w14:paraId="105D8A4E" w14:textId="6F2747C6" w:rsidR="008648E1" w:rsidDel="005A31DC" w:rsidRDefault="00F50128">
      <w:pPr>
        <w:pStyle w:val="3"/>
        <w:spacing w:before="200" w:after="0"/>
        <w:rPr>
          <w:del w:id="931" w:author="樱酱 钉宫" w:date="2023-11-12T00:36:00Z"/>
          <w:color w:val="000000" w:themeColor="text1"/>
          <w:sz w:val="28"/>
          <w:szCs w:val="24"/>
        </w:rPr>
      </w:pPr>
      <w:del w:id="932"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1-6 </w:delText>
        </w:r>
        <w:r w:rsidDel="005A31DC">
          <w:rPr>
            <w:rFonts w:hint="eastAsia"/>
            <w:color w:val="000000" w:themeColor="text1"/>
            <w:sz w:val="28"/>
            <w:szCs w:val="24"/>
          </w:rPr>
          <w:delText>Windows系统维护</w:delText>
        </w:r>
      </w:del>
    </w:p>
    <w:p w14:paraId="6F8F8835" w14:textId="09C16EB1" w:rsidR="008648E1" w:rsidDel="005A31DC" w:rsidRDefault="00F50128">
      <w:pPr>
        <w:spacing w:line="400" w:lineRule="exact"/>
        <w:rPr>
          <w:del w:id="933" w:author="樱酱 钉宫" w:date="2023-11-12T00:36:00Z"/>
          <w:rFonts w:ascii="宋体" w:eastAsia="宋体" w:hAnsi="宋体" w:cs="宋体"/>
          <w:b/>
          <w:bCs/>
          <w:color w:val="000000" w:themeColor="text1"/>
          <w:spacing w:val="-10"/>
          <w:sz w:val="24"/>
          <w:szCs w:val="24"/>
          <w:u w:color="000000"/>
        </w:rPr>
      </w:pPr>
      <w:del w:id="934"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70694A18" w14:textId="1E102736" w:rsidR="008648E1" w:rsidDel="005A31DC" w:rsidRDefault="00F50128">
      <w:pPr>
        <w:numPr>
          <w:ilvl w:val="0"/>
          <w:numId w:val="1"/>
        </w:numPr>
        <w:spacing w:line="400" w:lineRule="exact"/>
        <w:ind w:left="839"/>
        <w:rPr>
          <w:del w:id="935" w:author="樱酱 钉宫" w:date="2023-11-12T00:36:00Z"/>
          <w:rFonts w:ascii="宋体" w:eastAsia="宋体" w:hAnsi="宋体" w:cs="宋体"/>
          <w:color w:val="000000" w:themeColor="text1"/>
          <w:sz w:val="24"/>
          <w:szCs w:val="24"/>
        </w:rPr>
      </w:pPr>
      <w:del w:id="936" w:author="樱酱 钉宫" w:date="2023-11-12T00:36:00Z">
        <w:r w:rsidDel="005A31DC">
          <w:rPr>
            <w:rFonts w:ascii="宋体" w:eastAsia="宋体" w:hAnsi="宋体" w:cs="宋体" w:hint="eastAsia"/>
            <w:color w:val="000000" w:themeColor="text1"/>
            <w:sz w:val="24"/>
            <w:szCs w:val="24"/>
          </w:rPr>
          <w:delText>在cmd窗口，写出将u盘的“竞赛资料”目录树结构生成到</w:delText>
        </w:r>
        <w:r w:rsidDel="005A31DC">
          <w:rPr>
            <w:rFonts w:ascii="Times New Roman" w:eastAsia="宋体" w:hAnsi="Times New Roman" w:cs="宋体" w:hint="eastAsia"/>
            <w:bCs/>
            <w:color w:val="000000" w:themeColor="text1"/>
            <w:sz w:val="24"/>
            <w:szCs w:val="24"/>
          </w:rPr>
          <w:delText>A-15-1.txt</w:delText>
        </w:r>
        <w:r w:rsidDel="005A31DC">
          <w:rPr>
            <w:rFonts w:ascii="宋体" w:eastAsia="宋体" w:hAnsi="宋体" w:cs="宋体" w:hint="eastAsia"/>
            <w:color w:val="000000" w:themeColor="text1"/>
            <w:sz w:val="24"/>
            <w:szCs w:val="24"/>
          </w:rPr>
          <w:delText>的命令行语句，并执行。</w:delText>
        </w:r>
      </w:del>
    </w:p>
    <w:p w14:paraId="124C69D7" w14:textId="410E9039" w:rsidR="008648E1" w:rsidDel="005A31DC" w:rsidRDefault="00F50128">
      <w:pPr>
        <w:numPr>
          <w:ilvl w:val="0"/>
          <w:numId w:val="1"/>
        </w:numPr>
        <w:spacing w:line="400" w:lineRule="exact"/>
        <w:ind w:left="839"/>
        <w:rPr>
          <w:del w:id="937" w:author="樱酱 钉宫" w:date="2023-11-12T00:36:00Z"/>
          <w:rFonts w:ascii="宋体" w:eastAsia="宋体" w:hAnsi="宋体" w:cs="宋体"/>
          <w:color w:val="000000" w:themeColor="text1"/>
          <w:sz w:val="24"/>
          <w:szCs w:val="24"/>
        </w:rPr>
      </w:pPr>
      <w:del w:id="938" w:author="樱酱 钉宫" w:date="2023-11-12T00:36:00Z">
        <w:r w:rsidDel="005A31DC">
          <w:rPr>
            <w:rFonts w:ascii="宋体" w:eastAsia="宋体" w:hAnsi="宋体" w:cs="宋体" w:hint="eastAsia"/>
            <w:color w:val="000000" w:themeColor="text1"/>
            <w:sz w:val="24"/>
            <w:szCs w:val="24"/>
          </w:rPr>
          <w:delText>在cmd窗口，将u盘的“竞赛资料/模块D”下的text.txt拷贝到c:\doc下，并重命名为key_bak.txt（c:\doc目录当前不存在要求自动创建，若doc中也存在一个key_bak.txt文件，会询问否覆盖）</w:delText>
        </w:r>
      </w:del>
    </w:p>
    <w:p w14:paraId="18851EF8" w14:textId="7A8840EE" w:rsidR="008648E1" w:rsidDel="005A31DC" w:rsidRDefault="00F50128">
      <w:pPr>
        <w:numPr>
          <w:ilvl w:val="0"/>
          <w:numId w:val="1"/>
        </w:numPr>
        <w:spacing w:line="400" w:lineRule="exact"/>
        <w:ind w:left="839"/>
        <w:rPr>
          <w:del w:id="939" w:author="樱酱 钉宫" w:date="2023-11-12T00:36:00Z"/>
          <w:rFonts w:ascii="宋体" w:hAnsi="宋体"/>
          <w:color w:val="000000" w:themeColor="text1"/>
          <w:sz w:val="24"/>
          <w:szCs w:val="24"/>
        </w:rPr>
      </w:pPr>
      <w:del w:id="940" w:author="樱酱 钉宫" w:date="2023-11-12T00:36:00Z">
        <w:r w:rsidDel="005A31DC">
          <w:rPr>
            <w:rFonts w:ascii="宋体" w:eastAsia="宋体" w:hAnsi="宋体" w:cs="宋体" w:hint="eastAsia"/>
            <w:color w:val="000000" w:themeColor="text1"/>
            <w:sz w:val="24"/>
            <w:szCs w:val="24"/>
          </w:rPr>
          <w:delText>在cmd窗口，在key_bak.txt文件里查找“ok”字样，找到了显示“成功”，没找到显示“不成功”。</w:delText>
        </w:r>
      </w:del>
    </w:p>
    <w:p w14:paraId="4601DCF8" w14:textId="078C00E4" w:rsidR="008648E1" w:rsidDel="005A31DC" w:rsidRDefault="00F50128">
      <w:pPr>
        <w:numPr>
          <w:ilvl w:val="0"/>
          <w:numId w:val="1"/>
        </w:numPr>
        <w:spacing w:line="400" w:lineRule="exact"/>
        <w:ind w:left="839"/>
        <w:rPr>
          <w:del w:id="941" w:author="樱酱 钉宫" w:date="2023-11-12T00:36:00Z"/>
          <w:rFonts w:ascii="宋体" w:eastAsia="宋体" w:hAnsi="宋体" w:cs="宋体"/>
          <w:color w:val="000000" w:themeColor="text1"/>
          <w:sz w:val="24"/>
          <w:szCs w:val="24"/>
        </w:rPr>
      </w:pPr>
      <w:del w:id="942" w:author="樱酱 钉宫" w:date="2023-11-12T00:36:00Z">
        <w:r w:rsidDel="005A31DC">
          <w:rPr>
            <w:rFonts w:ascii="宋体" w:eastAsia="宋体" w:hAnsi="宋体" w:cs="宋体" w:hint="eastAsia"/>
            <w:color w:val="000000" w:themeColor="text1"/>
            <w:sz w:val="24"/>
            <w:szCs w:val="24"/>
          </w:rPr>
          <w:delText>在cmd窗口，只查看当前计算机的初始安装日期和系统启动时间。</w:delText>
        </w:r>
      </w:del>
    </w:p>
    <w:p w14:paraId="5086FDDE" w14:textId="7E728598" w:rsidR="008648E1" w:rsidDel="005A31DC" w:rsidRDefault="00F50128">
      <w:pPr>
        <w:numPr>
          <w:ilvl w:val="0"/>
          <w:numId w:val="1"/>
        </w:numPr>
        <w:spacing w:line="400" w:lineRule="exact"/>
        <w:ind w:left="839"/>
        <w:rPr>
          <w:del w:id="943" w:author="樱酱 钉宫" w:date="2023-11-12T00:36:00Z"/>
          <w:rFonts w:ascii="宋体" w:eastAsia="宋体" w:hAnsi="宋体" w:cs="宋体"/>
          <w:color w:val="000000" w:themeColor="text1"/>
          <w:sz w:val="24"/>
          <w:szCs w:val="24"/>
        </w:rPr>
      </w:pPr>
      <w:del w:id="944" w:author="樱酱 钉宫" w:date="2023-11-12T00:36:00Z">
        <w:r w:rsidDel="005A31DC">
          <w:rPr>
            <w:rFonts w:ascii="宋体" w:eastAsia="宋体" w:hAnsi="宋体" w:cs="宋体" w:hint="eastAsia"/>
            <w:color w:val="000000" w:themeColor="text1"/>
            <w:sz w:val="24"/>
            <w:szCs w:val="24"/>
          </w:rPr>
          <w:delText>给工作站计算机添加myuser用户，授予远程关机的权限，然后从服务器计算机上进入cmd窗口，执行将工作站电脑关机指令（延时5秒），工作站电脑出现“正在关机”，计时5秒后，工作站关机。</w:delText>
        </w:r>
      </w:del>
    </w:p>
    <w:p w14:paraId="65C61D71" w14:textId="529FBCFD" w:rsidR="008648E1" w:rsidDel="005A31DC" w:rsidRDefault="00F50128">
      <w:pPr>
        <w:spacing w:line="400" w:lineRule="exact"/>
        <w:rPr>
          <w:del w:id="945" w:author="樱酱 钉宫" w:date="2023-11-12T00:36:00Z"/>
          <w:rFonts w:ascii="宋体" w:eastAsia="宋体" w:hAnsi="宋体" w:cs="宋体"/>
          <w:b/>
          <w:bCs/>
          <w:color w:val="000000" w:themeColor="text1"/>
          <w:spacing w:val="-10"/>
          <w:sz w:val="24"/>
          <w:szCs w:val="24"/>
          <w:u w:color="000000"/>
        </w:rPr>
      </w:pPr>
      <w:del w:id="946"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7C645230" w14:textId="6FE1D26B" w:rsidR="008648E1" w:rsidDel="005A31DC" w:rsidRDefault="00F50128">
      <w:pPr>
        <w:numPr>
          <w:ilvl w:val="0"/>
          <w:numId w:val="2"/>
        </w:numPr>
        <w:spacing w:line="400" w:lineRule="exact"/>
        <w:ind w:left="839"/>
        <w:rPr>
          <w:del w:id="947" w:author="樱酱 钉宫" w:date="2023-11-12T00:36:00Z"/>
          <w:rFonts w:ascii="Times New Roman" w:eastAsia="宋体" w:hAnsi="Times New Roman" w:cs="宋体"/>
          <w:bCs/>
          <w:color w:val="000000" w:themeColor="text1"/>
          <w:sz w:val="24"/>
          <w:szCs w:val="24"/>
        </w:rPr>
      </w:pPr>
      <w:del w:id="948" w:author="樱酱 钉宫" w:date="2023-11-12T00:36:00Z">
        <w:r w:rsidDel="005A31DC">
          <w:rPr>
            <w:rFonts w:ascii="Times New Roman" w:eastAsia="宋体" w:hAnsi="Times New Roman" w:cs="宋体" w:hint="eastAsia"/>
            <w:bCs/>
            <w:color w:val="000000" w:themeColor="text1"/>
            <w:sz w:val="24"/>
            <w:szCs w:val="24"/>
          </w:rPr>
          <w:delText>执行将</w:delText>
        </w:r>
        <w:r w:rsidDel="005A31DC">
          <w:rPr>
            <w:rFonts w:ascii="Times New Roman" w:eastAsia="宋体" w:hAnsi="Times New Roman" w:cs="宋体" w:hint="eastAsia"/>
            <w:bCs/>
            <w:color w:val="000000" w:themeColor="text1"/>
            <w:sz w:val="24"/>
            <w:szCs w:val="24"/>
          </w:rPr>
          <w:delText>u</w:delText>
        </w:r>
        <w:r w:rsidDel="005A31DC">
          <w:rPr>
            <w:rFonts w:ascii="Times New Roman" w:eastAsia="宋体" w:hAnsi="Times New Roman" w:cs="宋体" w:hint="eastAsia"/>
            <w:bCs/>
            <w:color w:val="000000" w:themeColor="text1"/>
            <w:sz w:val="24"/>
            <w:szCs w:val="24"/>
          </w:rPr>
          <w:delText>盘的“竞赛资料”目录树结构生成到</w:delText>
        </w:r>
        <w:r w:rsidDel="005A31DC">
          <w:rPr>
            <w:rFonts w:ascii="Times New Roman" w:eastAsia="宋体" w:hAnsi="Times New Roman" w:cs="宋体" w:hint="eastAsia"/>
            <w:bCs/>
            <w:color w:val="000000" w:themeColor="text1"/>
            <w:sz w:val="24"/>
            <w:szCs w:val="24"/>
          </w:rPr>
          <w:delText>A-15-1.txt</w:delText>
        </w:r>
        <w:r w:rsidDel="005A31DC">
          <w:rPr>
            <w:rFonts w:ascii="Times New Roman" w:eastAsia="宋体" w:hAnsi="Times New Roman" w:cs="宋体" w:hint="eastAsia"/>
            <w:bCs/>
            <w:color w:val="000000" w:themeColor="text1"/>
            <w:sz w:val="24"/>
            <w:szCs w:val="24"/>
          </w:rPr>
          <w:delText>的命令行语句，将执行结果截图，另存为</w:delText>
        </w:r>
        <w:r w:rsidDel="005A31DC">
          <w:rPr>
            <w:rFonts w:ascii="Times New Roman" w:eastAsia="宋体" w:hAnsi="Times New Roman" w:cs="宋体" w:hint="eastAsia"/>
            <w:bCs/>
            <w:color w:val="000000" w:themeColor="text1"/>
            <w:sz w:val="24"/>
            <w:szCs w:val="24"/>
          </w:rPr>
          <w:delText>A-15-1.jpg</w:delText>
        </w:r>
        <w:r w:rsidDel="005A31DC">
          <w:rPr>
            <w:rFonts w:ascii="Times New Roman" w:eastAsia="宋体" w:hAnsi="Times New Roman" w:cs="宋体" w:hint="eastAsia"/>
            <w:bCs/>
            <w:color w:val="000000" w:themeColor="text1"/>
            <w:sz w:val="24"/>
            <w:szCs w:val="24"/>
          </w:rPr>
          <w:delText>。</w:delText>
        </w:r>
        <w:r w:rsidDel="005A31DC">
          <w:rPr>
            <w:rFonts w:ascii="Times New Roman" w:eastAsia="宋体" w:hAnsi="Times New Roman" w:cs="宋体" w:hint="eastAsia"/>
            <w:bCs/>
            <w:color w:val="000000" w:themeColor="text1"/>
            <w:sz w:val="24"/>
            <w:szCs w:val="24"/>
          </w:rPr>
          <w:delText xml:space="preserve"> </w:delText>
        </w:r>
      </w:del>
    </w:p>
    <w:p w14:paraId="2FB1E8FC" w14:textId="0B6A750D" w:rsidR="008648E1" w:rsidDel="005A31DC" w:rsidRDefault="00F50128">
      <w:pPr>
        <w:numPr>
          <w:ilvl w:val="0"/>
          <w:numId w:val="2"/>
        </w:numPr>
        <w:spacing w:line="400" w:lineRule="exact"/>
        <w:ind w:left="839"/>
        <w:rPr>
          <w:del w:id="949" w:author="樱酱 钉宫" w:date="2023-11-12T00:36:00Z"/>
          <w:rFonts w:ascii="Times New Roman" w:eastAsia="宋体" w:hAnsi="Times New Roman" w:cs="宋体"/>
          <w:bCs/>
          <w:color w:val="000000" w:themeColor="text1"/>
          <w:sz w:val="24"/>
          <w:szCs w:val="24"/>
        </w:rPr>
      </w:pPr>
      <w:del w:id="950" w:author="樱酱 钉宫" w:date="2023-11-12T00:36:00Z">
        <w:r w:rsidDel="005A31DC">
          <w:rPr>
            <w:rFonts w:ascii="Times New Roman" w:eastAsia="宋体" w:hAnsi="Times New Roman" w:cs="宋体" w:hint="eastAsia"/>
            <w:bCs/>
            <w:color w:val="000000" w:themeColor="text1"/>
            <w:sz w:val="24"/>
            <w:szCs w:val="24"/>
          </w:rPr>
          <w:delText>执行两次拷贝命令，出现询问是否覆盖的提示时截图，另存为</w:delText>
        </w:r>
        <w:r w:rsidDel="005A31DC">
          <w:rPr>
            <w:rFonts w:ascii="Times New Roman" w:eastAsia="宋体" w:hAnsi="Times New Roman" w:cs="宋体" w:hint="eastAsia"/>
            <w:bCs/>
            <w:color w:val="000000" w:themeColor="text1"/>
            <w:sz w:val="24"/>
            <w:szCs w:val="24"/>
          </w:rPr>
          <w:delText>A-15-2.jpg</w:delText>
        </w:r>
        <w:r w:rsidDel="005A31DC">
          <w:rPr>
            <w:rFonts w:ascii="Times New Roman" w:eastAsia="宋体" w:hAnsi="Times New Roman" w:cs="宋体" w:hint="eastAsia"/>
            <w:bCs/>
            <w:color w:val="000000" w:themeColor="text1"/>
            <w:sz w:val="24"/>
            <w:szCs w:val="24"/>
          </w:rPr>
          <w:delText>。同时将</w:delText>
        </w:r>
        <w:r w:rsidDel="005A31DC">
          <w:rPr>
            <w:rFonts w:ascii="Times New Roman" w:eastAsia="宋体" w:hAnsi="Times New Roman" w:cs="宋体" w:hint="eastAsia"/>
            <w:bCs/>
            <w:color w:val="000000" w:themeColor="text1"/>
            <w:sz w:val="24"/>
            <w:szCs w:val="24"/>
          </w:rPr>
          <w:delText>key_bak.txt</w:delText>
        </w:r>
        <w:r w:rsidDel="005A31DC">
          <w:rPr>
            <w:rFonts w:ascii="Times New Roman" w:eastAsia="宋体" w:hAnsi="Times New Roman" w:cs="宋体" w:hint="eastAsia"/>
            <w:bCs/>
            <w:color w:val="000000" w:themeColor="text1"/>
            <w:sz w:val="24"/>
            <w:szCs w:val="24"/>
          </w:rPr>
          <w:delText>也提交到</w:delText>
        </w:r>
        <w:r w:rsidDel="005A31DC">
          <w:rPr>
            <w:rFonts w:ascii="Times New Roman" w:eastAsia="宋体" w:hAnsi="Times New Roman" w:cs="宋体" w:hint="eastAsia"/>
            <w:bCs/>
            <w:color w:val="000000" w:themeColor="text1"/>
            <w:sz w:val="24"/>
            <w:szCs w:val="24"/>
          </w:rPr>
          <w:delText>U</w:delText>
        </w:r>
        <w:r w:rsidDel="005A31DC">
          <w:rPr>
            <w:rFonts w:ascii="Times New Roman" w:eastAsia="宋体" w:hAnsi="Times New Roman" w:cs="宋体" w:hint="eastAsia"/>
            <w:bCs/>
            <w:color w:val="000000" w:themeColor="text1"/>
            <w:sz w:val="24"/>
            <w:szCs w:val="24"/>
          </w:rPr>
          <w:delText>盘提交资料目录。</w:delText>
        </w:r>
      </w:del>
    </w:p>
    <w:p w14:paraId="5743D49A" w14:textId="59AE21C1" w:rsidR="008648E1" w:rsidDel="005A31DC" w:rsidRDefault="00F50128">
      <w:pPr>
        <w:numPr>
          <w:ilvl w:val="0"/>
          <w:numId w:val="2"/>
        </w:numPr>
        <w:spacing w:line="400" w:lineRule="exact"/>
        <w:ind w:left="839"/>
        <w:rPr>
          <w:del w:id="951" w:author="樱酱 钉宫" w:date="2023-11-12T00:36:00Z"/>
          <w:rFonts w:ascii="Times New Roman" w:eastAsia="宋体" w:hAnsi="Times New Roman" w:cs="宋体"/>
          <w:bCs/>
          <w:color w:val="000000" w:themeColor="text1"/>
          <w:sz w:val="24"/>
          <w:szCs w:val="24"/>
        </w:rPr>
      </w:pPr>
      <w:del w:id="952" w:author="樱酱 钉宫" w:date="2023-11-12T00:36:00Z">
        <w:r w:rsidDel="005A31DC">
          <w:rPr>
            <w:rFonts w:ascii="Times New Roman" w:eastAsia="宋体" w:hAnsi="Times New Roman" w:cs="宋体" w:hint="eastAsia"/>
            <w:bCs/>
            <w:color w:val="000000" w:themeColor="text1"/>
            <w:sz w:val="24"/>
            <w:szCs w:val="24"/>
          </w:rPr>
          <w:delText>在</w:delText>
        </w:r>
        <w:r w:rsidDel="005A31DC">
          <w:rPr>
            <w:rFonts w:ascii="Times New Roman" w:eastAsia="宋体" w:hAnsi="Times New Roman" w:cs="宋体" w:hint="eastAsia"/>
            <w:bCs/>
            <w:color w:val="000000" w:themeColor="text1"/>
            <w:sz w:val="24"/>
            <w:szCs w:val="24"/>
          </w:rPr>
          <w:delText>key_bak.txt</w:delText>
        </w:r>
        <w:r w:rsidDel="005A31DC">
          <w:rPr>
            <w:rFonts w:ascii="Times New Roman" w:eastAsia="宋体" w:hAnsi="Times New Roman" w:cs="宋体" w:hint="eastAsia"/>
            <w:bCs/>
            <w:color w:val="000000" w:themeColor="text1"/>
            <w:sz w:val="24"/>
            <w:szCs w:val="24"/>
          </w:rPr>
          <w:delText>文件里查找“</w:delText>
        </w:r>
        <w:r w:rsidDel="005A31DC">
          <w:rPr>
            <w:rFonts w:ascii="Times New Roman" w:eastAsia="宋体" w:hAnsi="Times New Roman" w:cs="宋体" w:hint="eastAsia"/>
            <w:bCs/>
            <w:color w:val="000000" w:themeColor="text1"/>
            <w:sz w:val="24"/>
            <w:szCs w:val="24"/>
          </w:rPr>
          <w:delText>ok</w:delText>
        </w:r>
        <w:r w:rsidDel="005A31DC">
          <w:rPr>
            <w:rFonts w:ascii="Times New Roman" w:eastAsia="宋体" w:hAnsi="Times New Roman" w:cs="宋体" w:hint="eastAsia"/>
            <w:bCs/>
            <w:color w:val="000000" w:themeColor="text1"/>
            <w:sz w:val="24"/>
            <w:szCs w:val="24"/>
          </w:rPr>
          <w:delText>”字样，执行结果截图，另存为</w:delText>
        </w:r>
        <w:r w:rsidDel="005A31DC">
          <w:rPr>
            <w:rFonts w:ascii="Times New Roman" w:eastAsia="宋体" w:hAnsi="Times New Roman" w:cs="宋体" w:hint="eastAsia"/>
            <w:bCs/>
            <w:color w:val="000000" w:themeColor="text1"/>
            <w:sz w:val="24"/>
            <w:szCs w:val="24"/>
          </w:rPr>
          <w:delText>A-15-3.jpg</w:delText>
        </w:r>
      </w:del>
    </w:p>
    <w:p w14:paraId="603FF59B" w14:textId="1E398C37" w:rsidR="008648E1" w:rsidDel="005A31DC" w:rsidRDefault="00F50128">
      <w:pPr>
        <w:numPr>
          <w:ilvl w:val="0"/>
          <w:numId w:val="2"/>
        </w:numPr>
        <w:spacing w:line="400" w:lineRule="exact"/>
        <w:ind w:left="839"/>
        <w:rPr>
          <w:del w:id="953" w:author="樱酱 钉宫" w:date="2023-11-12T00:36:00Z"/>
          <w:rFonts w:ascii="Times New Roman" w:eastAsia="宋体" w:hAnsi="Times New Roman" w:cs="宋体"/>
          <w:bCs/>
          <w:color w:val="000000" w:themeColor="text1"/>
          <w:sz w:val="24"/>
          <w:szCs w:val="24"/>
        </w:rPr>
      </w:pPr>
      <w:del w:id="954" w:author="樱酱 钉宫" w:date="2023-11-12T00:36:00Z">
        <w:r w:rsidDel="005A31DC">
          <w:rPr>
            <w:rFonts w:ascii="Times New Roman" w:eastAsia="宋体" w:hAnsi="Times New Roman" w:cs="宋体" w:hint="eastAsia"/>
            <w:bCs/>
            <w:color w:val="000000" w:themeColor="text1"/>
            <w:sz w:val="24"/>
            <w:szCs w:val="24"/>
          </w:rPr>
          <w:delText>在</w:delText>
        </w:r>
        <w:r w:rsidDel="005A31DC">
          <w:rPr>
            <w:rFonts w:ascii="Times New Roman" w:eastAsia="宋体" w:hAnsi="Times New Roman" w:cs="宋体" w:hint="eastAsia"/>
            <w:bCs/>
            <w:color w:val="000000" w:themeColor="text1"/>
            <w:sz w:val="24"/>
            <w:szCs w:val="24"/>
          </w:rPr>
          <w:delText>cmd</w:delText>
        </w:r>
        <w:r w:rsidDel="005A31DC">
          <w:rPr>
            <w:rFonts w:ascii="Times New Roman" w:eastAsia="宋体" w:hAnsi="Times New Roman" w:cs="宋体" w:hint="eastAsia"/>
            <w:bCs/>
            <w:color w:val="000000" w:themeColor="text1"/>
            <w:sz w:val="24"/>
            <w:szCs w:val="24"/>
          </w:rPr>
          <w:delText>窗口，只查看当前计算机的初始安装日期和系统启动时间，将查询结果界面截图，另存为</w:delText>
        </w:r>
        <w:r w:rsidDel="005A31DC">
          <w:rPr>
            <w:rFonts w:ascii="Times New Roman" w:eastAsia="宋体" w:hAnsi="Times New Roman" w:cs="宋体" w:hint="eastAsia"/>
            <w:bCs/>
            <w:color w:val="000000" w:themeColor="text1"/>
            <w:sz w:val="24"/>
            <w:szCs w:val="24"/>
          </w:rPr>
          <w:delText>A-15-4.jpg</w:delText>
        </w:r>
      </w:del>
    </w:p>
    <w:p w14:paraId="10BE1719" w14:textId="51032218" w:rsidR="008648E1" w:rsidDel="005A31DC" w:rsidRDefault="00F50128">
      <w:pPr>
        <w:numPr>
          <w:ilvl w:val="0"/>
          <w:numId w:val="2"/>
        </w:numPr>
        <w:spacing w:line="400" w:lineRule="exact"/>
        <w:ind w:left="839"/>
        <w:rPr>
          <w:del w:id="955" w:author="樱酱 钉宫" w:date="2023-11-12T00:36:00Z"/>
          <w:color w:val="000000" w:themeColor="text1"/>
          <w:lang w:val="zh-Hans"/>
        </w:rPr>
      </w:pPr>
      <w:del w:id="956" w:author="樱酱 钉宫" w:date="2023-11-12T00:36:00Z">
        <w:r w:rsidDel="005A31DC">
          <w:rPr>
            <w:rFonts w:ascii="Times New Roman" w:eastAsia="宋体" w:hAnsi="Times New Roman" w:cs="宋体" w:hint="eastAsia"/>
            <w:bCs/>
            <w:color w:val="000000" w:themeColor="text1"/>
            <w:sz w:val="24"/>
            <w:szCs w:val="24"/>
          </w:rPr>
          <w:delText>将工作站电脑出现“正在关机”的界面截图，另存为</w:delText>
        </w:r>
        <w:r w:rsidDel="005A31DC">
          <w:rPr>
            <w:rFonts w:ascii="Times New Roman" w:eastAsia="宋体" w:hAnsi="Times New Roman" w:cs="宋体" w:hint="eastAsia"/>
            <w:bCs/>
            <w:color w:val="000000" w:themeColor="text1"/>
            <w:sz w:val="24"/>
            <w:szCs w:val="24"/>
          </w:rPr>
          <w:delText>A-15-5.jpg</w:delText>
        </w:r>
        <w:r w:rsidDel="005A31DC">
          <w:rPr>
            <w:rFonts w:ascii="Times New Roman" w:eastAsia="宋体" w:hAnsi="Times New Roman" w:cs="宋体" w:hint="eastAsia"/>
            <w:bCs/>
            <w:color w:val="000000" w:themeColor="text1"/>
            <w:sz w:val="24"/>
            <w:szCs w:val="24"/>
          </w:rPr>
          <w:delText>。</w:delText>
        </w:r>
      </w:del>
    </w:p>
    <w:p w14:paraId="6788E11D" w14:textId="7BF5B723" w:rsidR="008648E1" w:rsidDel="005A31DC" w:rsidRDefault="00F50128">
      <w:pPr>
        <w:pStyle w:val="3"/>
        <w:spacing w:before="200" w:after="0"/>
        <w:rPr>
          <w:del w:id="957" w:author="樱酱 钉宫" w:date="2023-11-12T00:36:00Z"/>
          <w:color w:val="000000" w:themeColor="text1"/>
          <w:sz w:val="28"/>
          <w:szCs w:val="24"/>
        </w:rPr>
      </w:pPr>
      <w:del w:id="958"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1-7 </w:delText>
        </w:r>
        <w:r w:rsidDel="005A31DC">
          <w:rPr>
            <w:rFonts w:hint="eastAsia"/>
            <w:color w:val="000000" w:themeColor="text1"/>
            <w:sz w:val="28"/>
            <w:szCs w:val="24"/>
          </w:rPr>
          <w:delText>Ubuntu系统维护</w:delText>
        </w:r>
      </w:del>
    </w:p>
    <w:p w14:paraId="0930F6DF" w14:textId="22CA161E" w:rsidR="008648E1" w:rsidDel="005A31DC" w:rsidRDefault="00F50128">
      <w:pPr>
        <w:spacing w:line="400" w:lineRule="exact"/>
        <w:ind w:firstLineChars="200" w:firstLine="480"/>
        <w:rPr>
          <w:del w:id="959" w:author="樱酱 钉宫" w:date="2023-11-12T00:36:00Z"/>
          <w:rFonts w:ascii="宋体" w:eastAsia="宋体" w:hAnsi="宋体" w:cs="宋体"/>
          <w:color w:val="000000" w:themeColor="text1"/>
          <w:sz w:val="24"/>
          <w:szCs w:val="24"/>
        </w:rPr>
      </w:pPr>
      <w:del w:id="960" w:author="樱酱 钉宫" w:date="2023-11-12T00:36:00Z">
        <w:r w:rsidDel="005A31DC">
          <w:rPr>
            <w:rFonts w:ascii="宋体" w:eastAsia="宋体" w:hAnsi="宋体" w:cs="宋体" w:hint="eastAsia"/>
            <w:color w:val="000000" w:themeColor="text1"/>
            <w:sz w:val="24"/>
            <w:szCs w:val="24"/>
          </w:rPr>
          <w:delText>请对服务器电脑上部署的虚拟机Ubuntu操作系统进行安全维护工作，并使用账号、密码登录系统，完成指定的功能配置。</w:delText>
        </w:r>
      </w:del>
    </w:p>
    <w:p w14:paraId="367B7A9D" w14:textId="6FCB89B3" w:rsidR="008648E1" w:rsidDel="005A31DC" w:rsidRDefault="00F50128">
      <w:pPr>
        <w:spacing w:line="400" w:lineRule="exact"/>
        <w:rPr>
          <w:del w:id="961" w:author="樱酱 钉宫" w:date="2023-11-12T00:36:00Z"/>
          <w:rFonts w:ascii="宋体" w:eastAsia="宋体" w:hAnsi="宋体" w:cs="宋体"/>
          <w:b/>
          <w:bCs/>
          <w:color w:val="000000" w:themeColor="text1"/>
          <w:spacing w:val="-10"/>
          <w:sz w:val="24"/>
          <w:szCs w:val="24"/>
          <w:u w:color="000000"/>
        </w:rPr>
      </w:pPr>
      <w:del w:id="962"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3A1BBC51" w14:textId="66BB2D3C" w:rsidR="008648E1" w:rsidDel="005A31DC" w:rsidRDefault="00F50128">
      <w:pPr>
        <w:numPr>
          <w:ilvl w:val="0"/>
          <w:numId w:val="1"/>
        </w:numPr>
        <w:spacing w:line="400" w:lineRule="exact"/>
        <w:ind w:left="839"/>
        <w:rPr>
          <w:del w:id="963" w:author="樱酱 钉宫" w:date="2023-11-12T00:36:00Z"/>
          <w:rFonts w:ascii="宋体" w:eastAsia="宋体" w:hAnsi="宋体" w:cs="宋体"/>
          <w:color w:val="000000" w:themeColor="text1"/>
          <w:sz w:val="24"/>
          <w:szCs w:val="24"/>
        </w:rPr>
      </w:pPr>
      <w:del w:id="964" w:author="樱酱 钉宫" w:date="2023-11-12T00:36:00Z">
        <w:r w:rsidDel="005A31DC">
          <w:rPr>
            <w:rFonts w:ascii="宋体" w:eastAsia="宋体" w:hAnsi="宋体" w:cs="宋体" w:hint="eastAsia"/>
            <w:color w:val="000000" w:themeColor="text1"/>
            <w:sz w:val="24"/>
            <w:szCs w:val="24"/>
          </w:rPr>
          <w:delText>以默认账号iotuser/iotuser登录Ubuntu系统。</w:delText>
        </w:r>
      </w:del>
    </w:p>
    <w:p w14:paraId="55143CC0" w14:textId="0396065D" w:rsidR="008648E1" w:rsidDel="005A31DC" w:rsidRDefault="00F50128">
      <w:pPr>
        <w:numPr>
          <w:ilvl w:val="0"/>
          <w:numId w:val="1"/>
        </w:numPr>
        <w:spacing w:line="400" w:lineRule="exact"/>
        <w:ind w:left="839"/>
        <w:rPr>
          <w:del w:id="965" w:author="樱酱 钉宫" w:date="2023-11-12T00:36:00Z"/>
          <w:rFonts w:ascii="宋体" w:eastAsia="宋体" w:hAnsi="宋体" w:cs="宋体"/>
          <w:color w:val="000000" w:themeColor="text1"/>
          <w:sz w:val="24"/>
          <w:szCs w:val="24"/>
        </w:rPr>
      </w:pPr>
      <w:del w:id="966" w:author="樱酱 钉宫" w:date="2023-11-12T00:36:00Z">
        <w:r w:rsidDel="005A31DC">
          <w:rPr>
            <w:rFonts w:ascii="宋体" w:eastAsia="宋体" w:hAnsi="宋体" w:cs="宋体" w:hint="eastAsia"/>
            <w:color w:val="000000" w:themeColor="text1"/>
            <w:sz w:val="24"/>
            <w:szCs w:val="24"/>
          </w:rPr>
          <w:delText>开通root用户的SSH权限。</w:delText>
        </w:r>
      </w:del>
    </w:p>
    <w:p w14:paraId="046B7CFA" w14:textId="48D5532B" w:rsidR="008648E1" w:rsidDel="005A31DC" w:rsidRDefault="00F50128">
      <w:pPr>
        <w:numPr>
          <w:ilvl w:val="0"/>
          <w:numId w:val="1"/>
        </w:numPr>
        <w:spacing w:line="400" w:lineRule="exact"/>
        <w:ind w:left="839"/>
        <w:rPr>
          <w:del w:id="967" w:author="樱酱 钉宫" w:date="2023-11-12T00:36:00Z"/>
          <w:rFonts w:ascii="宋体" w:eastAsia="宋体" w:hAnsi="宋体" w:cs="宋体"/>
          <w:color w:val="000000" w:themeColor="text1"/>
          <w:sz w:val="24"/>
          <w:szCs w:val="24"/>
        </w:rPr>
      </w:pPr>
      <w:del w:id="968" w:author="樱酱 钉宫" w:date="2023-11-12T00:36:00Z">
        <w:r w:rsidDel="005A31DC">
          <w:rPr>
            <w:rFonts w:ascii="宋体" w:eastAsia="宋体" w:hAnsi="宋体" w:cs="宋体" w:hint="eastAsia"/>
            <w:color w:val="000000" w:themeColor="text1"/>
            <w:sz w:val="24"/>
            <w:szCs w:val="24"/>
          </w:rPr>
          <w:delText>使用SSH工具Xshell，以root用户登录Ubuntu系统。</w:delText>
        </w:r>
      </w:del>
    </w:p>
    <w:p w14:paraId="2AA63386" w14:textId="691649E4" w:rsidR="008648E1" w:rsidDel="005A31DC" w:rsidRDefault="00F50128">
      <w:pPr>
        <w:numPr>
          <w:ilvl w:val="0"/>
          <w:numId w:val="1"/>
        </w:numPr>
        <w:spacing w:line="400" w:lineRule="exact"/>
        <w:ind w:left="839"/>
        <w:rPr>
          <w:del w:id="969" w:author="樱酱 钉宫" w:date="2023-11-12T00:36:00Z"/>
          <w:rFonts w:ascii="宋体" w:eastAsia="宋体" w:hAnsi="宋体" w:cs="宋体"/>
          <w:color w:val="000000" w:themeColor="text1"/>
          <w:sz w:val="24"/>
          <w:szCs w:val="24"/>
        </w:rPr>
      </w:pPr>
      <w:del w:id="970" w:author="樱酱 钉宫" w:date="2023-11-12T00:36:00Z">
        <w:r w:rsidDel="005A31DC">
          <w:rPr>
            <w:rFonts w:ascii="宋体" w:eastAsia="宋体" w:hAnsi="宋体" w:cs="宋体" w:hint="eastAsia"/>
            <w:color w:val="000000" w:themeColor="text1"/>
            <w:sz w:val="24"/>
            <w:szCs w:val="24"/>
          </w:rPr>
          <w:delText>查看安装软件时下载包的临时存放目录，清空该目录。</w:delText>
        </w:r>
      </w:del>
    </w:p>
    <w:p w14:paraId="45137811" w14:textId="59C76FE1" w:rsidR="008648E1" w:rsidDel="005A31DC" w:rsidRDefault="00F50128">
      <w:pPr>
        <w:numPr>
          <w:ilvl w:val="0"/>
          <w:numId w:val="1"/>
        </w:numPr>
        <w:spacing w:line="400" w:lineRule="exact"/>
        <w:ind w:left="839"/>
        <w:rPr>
          <w:del w:id="971" w:author="樱酱 钉宫" w:date="2023-11-12T00:36:00Z"/>
          <w:rFonts w:ascii="宋体" w:eastAsia="宋体" w:hAnsi="宋体" w:cs="宋体"/>
          <w:color w:val="000000" w:themeColor="text1"/>
          <w:sz w:val="24"/>
          <w:szCs w:val="24"/>
        </w:rPr>
      </w:pPr>
      <w:del w:id="972" w:author="樱酱 钉宫" w:date="2023-11-12T00:36:00Z">
        <w:r w:rsidDel="005A31DC">
          <w:rPr>
            <w:rFonts w:ascii="宋体" w:eastAsia="宋体" w:hAnsi="宋体" w:cs="宋体" w:hint="eastAsia"/>
            <w:color w:val="000000" w:themeColor="text1"/>
            <w:sz w:val="24"/>
            <w:szCs w:val="24"/>
          </w:rPr>
          <w:delText>备份当前系统安装的所有包的列表，保存到~/somefile</w:delText>
        </w:r>
      </w:del>
    </w:p>
    <w:p w14:paraId="16F1FC98" w14:textId="4720CDB3" w:rsidR="008648E1" w:rsidDel="005A31DC" w:rsidRDefault="00F50128">
      <w:pPr>
        <w:numPr>
          <w:ilvl w:val="0"/>
          <w:numId w:val="1"/>
        </w:numPr>
        <w:spacing w:line="400" w:lineRule="exact"/>
        <w:ind w:left="839"/>
        <w:rPr>
          <w:del w:id="973" w:author="樱酱 钉宫" w:date="2023-11-12T00:36:00Z"/>
          <w:rFonts w:ascii="宋体" w:eastAsia="宋体" w:hAnsi="宋体" w:cs="宋体"/>
          <w:color w:val="000000" w:themeColor="text1"/>
          <w:sz w:val="24"/>
          <w:szCs w:val="24"/>
        </w:rPr>
      </w:pPr>
      <w:del w:id="974" w:author="樱酱 钉宫" w:date="2023-11-12T00:36:00Z">
        <w:r w:rsidDel="005A31DC">
          <w:rPr>
            <w:rFonts w:ascii="宋体" w:eastAsia="宋体" w:hAnsi="宋体" w:cs="宋体" w:hint="eastAsia"/>
            <w:color w:val="000000" w:themeColor="text1"/>
            <w:sz w:val="24"/>
            <w:szCs w:val="24"/>
          </w:rPr>
          <w:delText>查看/home目录占用空间大小。</w:delText>
        </w:r>
      </w:del>
    </w:p>
    <w:p w14:paraId="5C741395" w14:textId="5F536628" w:rsidR="008648E1" w:rsidDel="005A31DC" w:rsidRDefault="00F50128">
      <w:pPr>
        <w:spacing w:line="400" w:lineRule="exact"/>
        <w:rPr>
          <w:del w:id="975" w:author="樱酱 钉宫" w:date="2023-11-12T00:36:00Z"/>
          <w:rFonts w:ascii="宋体" w:eastAsia="宋体" w:hAnsi="宋体" w:cs="宋体"/>
          <w:b/>
          <w:bCs/>
          <w:color w:val="000000" w:themeColor="text1"/>
          <w:spacing w:val="-10"/>
          <w:sz w:val="24"/>
          <w:szCs w:val="24"/>
          <w:u w:color="000000"/>
        </w:rPr>
      </w:pPr>
      <w:del w:id="976"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6C201617" w14:textId="4AF0D25A" w:rsidR="008648E1" w:rsidDel="005A31DC" w:rsidRDefault="00F50128">
      <w:pPr>
        <w:numPr>
          <w:ilvl w:val="0"/>
          <w:numId w:val="2"/>
        </w:numPr>
        <w:spacing w:line="400" w:lineRule="exact"/>
        <w:ind w:left="839"/>
        <w:rPr>
          <w:del w:id="977" w:author="樱酱 钉宫" w:date="2023-11-12T00:36:00Z"/>
          <w:rFonts w:ascii="Times New Roman" w:eastAsia="宋体" w:hAnsi="Times New Roman" w:cs="宋体"/>
          <w:bCs/>
          <w:color w:val="000000" w:themeColor="text1"/>
          <w:sz w:val="24"/>
          <w:szCs w:val="24"/>
        </w:rPr>
      </w:pPr>
      <w:del w:id="978" w:author="樱酱 钉宫" w:date="2023-11-12T00:36:00Z">
        <w:r w:rsidDel="005A31DC">
          <w:rPr>
            <w:rFonts w:ascii="Times New Roman" w:eastAsia="宋体" w:hAnsi="Times New Roman" w:cs="宋体" w:hint="eastAsia"/>
            <w:bCs/>
            <w:color w:val="000000" w:themeColor="text1"/>
            <w:sz w:val="24"/>
            <w:szCs w:val="24"/>
          </w:rPr>
          <w:delText>开通</w:delText>
        </w:r>
        <w:r w:rsidDel="005A31DC">
          <w:rPr>
            <w:rFonts w:ascii="Times New Roman" w:eastAsia="宋体" w:hAnsi="Times New Roman" w:cs="宋体" w:hint="eastAsia"/>
            <w:bCs/>
            <w:color w:val="000000" w:themeColor="text1"/>
            <w:sz w:val="24"/>
            <w:szCs w:val="24"/>
          </w:rPr>
          <w:delText>root</w:delText>
        </w:r>
        <w:r w:rsidDel="005A31DC">
          <w:rPr>
            <w:rFonts w:ascii="Times New Roman" w:eastAsia="宋体" w:hAnsi="Times New Roman" w:cs="宋体" w:hint="eastAsia"/>
            <w:bCs/>
            <w:color w:val="000000" w:themeColor="text1"/>
            <w:sz w:val="24"/>
            <w:szCs w:val="24"/>
          </w:rPr>
          <w:delText>用户</w:delText>
        </w:r>
        <w:r w:rsidDel="005A31DC">
          <w:rPr>
            <w:rFonts w:ascii="Times New Roman" w:eastAsia="宋体" w:hAnsi="Times New Roman" w:cs="宋体" w:hint="eastAsia"/>
            <w:bCs/>
            <w:color w:val="000000" w:themeColor="text1"/>
            <w:sz w:val="24"/>
            <w:szCs w:val="24"/>
          </w:rPr>
          <w:delText>SSH</w:delText>
        </w:r>
        <w:r w:rsidDel="005A31DC">
          <w:rPr>
            <w:rFonts w:ascii="Times New Roman" w:eastAsia="宋体" w:hAnsi="Times New Roman" w:cs="宋体" w:hint="eastAsia"/>
            <w:bCs/>
            <w:color w:val="000000" w:themeColor="text1"/>
            <w:sz w:val="24"/>
            <w:szCs w:val="24"/>
          </w:rPr>
          <w:delText>权限设置关键位置设置截图，用红圈圈出，另存为</w:delText>
        </w:r>
        <w:r w:rsidDel="005A31DC">
          <w:rPr>
            <w:rFonts w:ascii="Times New Roman" w:eastAsia="宋体" w:hAnsi="Times New Roman" w:cs="宋体" w:hint="eastAsia"/>
            <w:bCs/>
            <w:color w:val="000000" w:themeColor="text1"/>
            <w:sz w:val="24"/>
            <w:szCs w:val="24"/>
          </w:rPr>
          <w:delText>A-16-1.jpg</w:delText>
        </w:r>
        <w:r w:rsidDel="005A31DC">
          <w:rPr>
            <w:rFonts w:ascii="Times New Roman" w:eastAsia="宋体" w:hAnsi="Times New Roman" w:cs="宋体" w:hint="eastAsia"/>
            <w:bCs/>
            <w:color w:val="000000" w:themeColor="text1"/>
            <w:sz w:val="24"/>
            <w:szCs w:val="24"/>
          </w:rPr>
          <w:delText>。</w:delText>
        </w:r>
      </w:del>
    </w:p>
    <w:p w14:paraId="25FC5DD4" w14:textId="208010D5" w:rsidR="008648E1" w:rsidDel="005A31DC" w:rsidRDefault="00F50128">
      <w:pPr>
        <w:numPr>
          <w:ilvl w:val="0"/>
          <w:numId w:val="2"/>
        </w:numPr>
        <w:spacing w:line="400" w:lineRule="exact"/>
        <w:ind w:left="839"/>
        <w:rPr>
          <w:del w:id="979" w:author="樱酱 钉宫" w:date="2023-11-12T00:36:00Z"/>
          <w:rFonts w:ascii="Times New Roman" w:eastAsia="宋体" w:hAnsi="Times New Roman" w:cs="宋体"/>
          <w:bCs/>
          <w:color w:val="000000" w:themeColor="text1"/>
          <w:sz w:val="24"/>
          <w:szCs w:val="24"/>
        </w:rPr>
      </w:pPr>
      <w:del w:id="980" w:author="樱酱 钉宫" w:date="2023-11-12T00:36:00Z">
        <w:r w:rsidDel="005A31DC">
          <w:rPr>
            <w:rFonts w:ascii="Times New Roman" w:eastAsia="宋体" w:hAnsi="Times New Roman" w:cs="宋体" w:hint="eastAsia"/>
            <w:bCs/>
            <w:color w:val="000000" w:themeColor="text1"/>
            <w:sz w:val="24"/>
            <w:szCs w:val="24"/>
          </w:rPr>
          <w:delText>使用</w:delText>
        </w:r>
        <w:r w:rsidDel="005A31DC">
          <w:rPr>
            <w:rFonts w:ascii="Times New Roman" w:eastAsia="宋体" w:hAnsi="Times New Roman" w:cs="宋体" w:hint="eastAsia"/>
            <w:bCs/>
            <w:color w:val="000000" w:themeColor="text1"/>
            <w:sz w:val="24"/>
            <w:szCs w:val="24"/>
          </w:rPr>
          <w:delText>SSH</w:delText>
        </w:r>
        <w:r w:rsidDel="005A31DC">
          <w:rPr>
            <w:rFonts w:ascii="Times New Roman" w:eastAsia="宋体" w:hAnsi="Times New Roman" w:cs="宋体" w:hint="eastAsia"/>
            <w:bCs/>
            <w:color w:val="000000" w:themeColor="text1"/>
            <w:sz w:val="24"/>
            <w:szCs w:val="24"/>
          </w:rPr>
          <w:delText>工具</w:delText>
        </w:r>
        <w:r w:rsidDel="005A31DC">
          <w:rPr>
            <w:rFonts w:ascii="Times New Roman" w:eastAsia="宋体" w:hAnsi="Times New Roman" w:cs="宋体" w:hint="eastAsia"/>
            <w:bCs/>
            <w:color w:val="000000" w:themeColor="text1"/>
            <w:sz w:val="24"/>
            <w:szCs w:val="24"/>
          </w:rPr>
          <w:delText>Xshell</w:delText>
        </w:r>
        <w:r w:rsidDel="005A31DC">
          <w:rPr>
            <w:rFonts w:ascii="Times New Roman" w:eastAsia="宋体" w:hAnsi="Times New Roman" w:cs="宋体" w:hint="eastAsia"/>
            <w:bCs/>
            <w:color w:val="000000" w:themeColor="text1"/>
            <w:sz w:val="24"/>
            <w:szCs w:val="24"/>
          </w:rPr>
          <w:delText>，以</w:delText>
        </w:r>
        <w:r w:rsidDel="005A31DC">
          <w:rPr>
            <w:rFonts w:ascii="Times New Roman" w:eastAsia="宋体" w:hAnsi="Times New Roman" w:cs="宋体" w:hint="eastAsia"/>
            <w:bCs/>
            <w:color w:val="000000" w:themeColor="text1"/>
            <w:sz w:val="24"/>
            <w:szCs w:val="24"/>
          </w:rPr>
          <w:delText>root</w:delText>
        </w:r>
        <w:r w:rsidDel="005A31DC">
          <w:rPr>
            <w:rFonts w:ascii="Times New Roman" w:eastAsia="宋体" w:hAnsi="Times New Roman" w:cs="宋体" w:hint="eastAsia"/>
            <w:bCs/>
            <w:color w:val="000000" w:themeColor="text1"/>
            <w:sz w:val="24"/>
            <w:szCs w:val="24"/>
          </w:rPr>
          <w:delText>用户登录</w:delText>
        </w:r>
        <w:r w:rsidDel="005A31DC">
          <w:rPr>
            <w:rFonts w:ascii="Times New Roman" w:eastAsia="宋体" w:hAnsi="Times New Roman" w:cs="宋体" w:hint="eastAsia"/>
            <w:bCs/>
            <w:color w:val="000000" w:themeColor="text1"/>
            <w:sz w:val="24"/>
            <w:szCs w:val="24"/>
          </w:rPr>
          <w:delText>Ubuntu</w:delText>
        </w:r>
        <w:r w:rsidDel="005A31DC">
          <w:rPr>
            <w:rFonts w:ascii="Times New Roman" w:eastAsia="宋体" w:hAnsi="Times New Roman" w:cs="宋体" w:hint="eastAsia"/>
            <w:bCs/>
            <w:color w:val="000000" w:themeColor="text1"/>
            <w:sz w:val="24"/>
            <w:szCs w:val="24"/>
          </w:rPr>
          <w:delText>系统界面截图</w:delText>
        </w:r>
        <w:r w:rsidDel="005A31DC">
          <w:rPr>
            <w:rFonts w:ascii="Times New Roman" w:eastAsia="宋体" w:hAnsi="Times New Roman" w:cs="宋体" w:hint="eastAsia"/>
            <w:bCs/>
            <w:color w:val="000000" w:themeColor="text1"/>
            <w:sz w:val="24"/>
            <w:szCs w:val="24"/>
          </w:rPr>
          <w:delText>,</w:delText>
        </w:r>
        <w:r w:rsidDel="005A31DC">
          <w:rPr>
            <w:rFonts w:ascii="Times New Roman" w:eastAsia="宋体" w:hAnsi="Times New Roman" w:cs="宋体" w:hint="eastAsia"/>
            <w:bCs/>
            <w:color w:val="000000" w:themeColor="text1"/>
            <w:sz w:val="24"/>
            <w:szCs w:val="24"/>
          </w:rPr>
          <w:delText>要求截图体现登录端</w:delText>
        </w:r>
        <w:r w:rsidDel="005A31DC">
          <w:rPr>
            <w:rFonts w:ascii="Times New Roman" w:eastAsia="宋体" w:hAnsi="Times New Roman" w:cs="宋体" w:hint="eastAsia"/>
            <w:bCs/>
            <w:color w:val="000000" w:themeColor="text1"/>
            <w:sz w:val="24"/>
            <w:szCs w:val="24"/>
          </w:rPr>
          <w:delText>IP</w:delText>
        </w:r>
        <w:r w:rsidDel="005A31DC">
          <w:rPr>
            <w:rFonts w:ascii="Times New Roman" w:eastAsia="宋体" w:hAnsi="Times New Roman" w:cs="宋体" w:hint="eastAsia"/>
            <w:bCs/>
            <w:color w:val="000000" w:themeColor="text1"/>
            <w:sz w:val="24"/>
            <w:szCs w:val="24"/>
          </w:rPr>
          <w:delText>，另存为</w:delText>
        </w:r>
        <w:r w:rsidDel="005A31DC">
          <w:rPr>
            <w:rFonts w:ascii="Times New Roman" w:eastAsia="宋体" w:hAnsi="Times New Roman" w:cs="宋体" w:hint="eastAsia"/>
            <w:bCs/>
            <w:color w:val="000000" w:themeColor="text1"/>
            <w:sz w:val="24"/>
            <w:szCs w:val="24"/>
          </w:rPr>
          <w:delText>A-16-2.jpg</w:delText>
        </w:r>
        <w:r w:rsidDel="005A31DC">
          <w:rPr>
            <w:rFonts w:ascii="Times New Roman" w:eastAsia="宋体" w:hAnsi="Times New Roman" w:cs="宋体" w:hint="eastAsia"/>
            <w:bCs/>
            <w:color w:val="000000" w:themeColor="text1"/>
            <w:sz w:val="24"/>
            <w:szCs w:val="24"/>
          </w:rPr>
          <w:delText>。</w:delText>
        </w:r>
      </w:del>
    </w:p>
    <w:p w14:paraId="5DA85007" w14:textId="073FDD8D" w:rsidR="008648E1" w:rsidDel="005A31DC" w:rsidRDefault="00F50128">
      <w:pPr>
        <w:numPr>
          <w:ilvl w:val="0"/>
          <w:numId w:val="2"/>
        </w:numPr>
        <w:spacing w:line="400" w:lineRule="exact"/>
        <w:ind w:left="839"/>
        <w:rPr>
          <w:del w:id="981" w:author="樱酱 钉宫" w:date="2023-11-12T00:36:00Z"/>
          <w:rFonts w:ascii="Times New Roman" w:eastAsia="宋体" w:hAnsi="Times New Roman" w:cs="宋体"/>
          <w:bCs/>
          <w:color w:val="000000" w:themeColor="text1"/>
          <w:sz w:val="24"/>
          <w:szCs w:val="24"/>
        </w:rPr>
      </w:pPr>
      <w:del w:id="982" w:author="樱酱 钉宫" w:date="2023-11-12T00:36:00Z">
        <w:r w:rsidDel="005A31DC">
          <w:rPr>
            <w:rFonts w:ascii="Times New Roman" w:eastAsia="宋体" w:hAnsi="Times New Roman" w:cs="宋体" w:hint="eastAsia"/>
            <w:bCs/>
            <w:color w:val="000000" w:themeColor="text1"/>
            <w:sz w:val="24"/>
            <w:szCs w:val="24"/>
          </w:rPr>
          <w:delText>查询安装软件时下载包的临时存放目录，查询结果截屏要体现查询命令，另存为</w:delText>
        </w:r>
        <w:r w:rsidDel="005A31DC">
          <w:rPr>
            <w:rFonts w:ascii="Times New Roman" w:eastAsia="宋体" w:hAnsi="Times New Roman" w:cs="宋体" w:hint="eastAsia"/>
            <w:bCs/>
            <w:color w:val="000000" w:themeColor="text1"/>
            <w:sz w:val="24"/>
            <w:szCs w:val="24"/>
          </w:rPr>
          <w:delText>A-16-3.jpg</w:delText>
        </w:r>
        <w:r w:rsidDel="005A31DC">
          <w:rPr>
            <w:rFonts w:ascii="Times New Roman" w:eastAsia="宋体" w:hAnsi="Times New Roman" w:cs="宋体" w:hint="eastAsia"/>
            <w:bCs/>
            <w:color w:val="000000" w:themeColor="text1"/>
            <w:sz w:val="24"/>
            <w:szCs w:val="24"/>
          </w:rPr>
          <w:delText>。</w:delText>
        </w:r>
      </w:del>
    </w:p>
    <w:p w14:paraId="1D12F75C" w14:textId="7962F439" w:rsidR="008648E1" w:rsidDel="005A31DC" w:rsidRDefault="00F50128">
      <w:pPr>
        <w:numPr>
          <w:ilvl w:val="0"/>
          <w:numId w:val="2"/>
        </w:numPr>
        <w:spacing w:line="400" w:lineRule="exact"/>
        <w:ind w:left="839"/>
        <w:rPr>
          <w:del w:id="983" w:author="樱酱 钉宫" w:date="2023-11-12T00:36:00Z"/>
          <w:rFonts w:ascii="Times New Roman" w:eastAsia="宋体" w:hAnsi="Times New Roman" w:cs="宋体"/>
          <w:bCs/>
          <w:color w:val="000000" w:themeColor="text1"/>
          <w:sz w:val="24"/>
          <w:szCs w:val="24"/>
        </w:rPr>
      </w:pPr>
      <w:del w:id="984" w:author="樱酱 钉宫" w:date="2023-11-12T00:36:00Z">
        <w:r w:rsidDel="005A31DC">
          <w:rPr>
            <w:rFonts w:ascii="Times New Roman" w:eastAsia="宋体" w:hAnsi="Times New Roman" w:cs="宋体" w:hint="eastAsia"/>
            <w:bCs/>
            <w:color w:val="000000" w:themeColor="text1"/>
            <w:sz w:val="24"/>
            <w:szCs w:val="24"/>
          </w:rPr>
          <w:delText>写出备份当前系统安装的所有包的列表的命令行语句，另存为</w:delText>
        </w:r>
        <w:r w:rsidDel="005A31DC">
          <w:rPr>
            <w:rFonts w:ascii="Times New Roman" w:eastAsia="宋体" w:hAnsi="Times New Roman" w:cs="宋体" w:hint="eastAsia"/>
            <w:bCs/>
            <w:color w:val="000000" w:themeColor="text1"/>
            <w:sz w:val="24"/>
            <w:szCs w:val="24"/>
          </w:rPr>
          <w:delText>A-16-4.txt</w:delText>
        </w:r>
        <w:r w:rsidDel="005A31DC">
          <w:rPr>
            <w:rFonts w:ascii="Times New Roman" w:eastAsia="宋体" w:hAnsi="Times New Roman" w:cs="宋体" w:hint="eastAsia"/>
            <w:bCs/>
            <w:color w:val="000000" w:themeColor="text1"/>
            <w:sz w:val="24"/>
            <w:szCs w:val="24"/>
          </w:rPr>
          <w:delText>。</w:delText>
        </w:r>
      </w:del>
    </w:p>
    <w:p w14:paraId="7BA83D97" w14:textId="2553ADDC" w:rsidR="008648E1" w:rsidDel="005A31DC" w:rsidRDefault="00F50128">
      <w:pPr>
        <w:numPr>
          <w:ilvl w:val="0"/>
          <w:numId w:val="2"/>
        </w:numPr>
        <w:spacing w:line="400" w:lineRule="exact"/>
        <w:ind w:left="839"/>
        <w:rPr>
          <w:del w:id="985" w:author="樱酱 钉宫" w:date="2023-11-12T00:36:00Z"/>
          <w:rFonts w:ascii="Times New Roman" w:eastAsia="宋体" w:hAnsi="Times New Roman" w:cs="宋体"/>
          <w:bCs/>
          <w:color w:val="000000" w:themeColor="text1"/>
          <w:sz w:val="24"/>
          <w:szCs w:val="24"/>
        </w:rPr>
      </w:pPr>
      <w:del w:id="986" w:author="樱酱 钉宫" w:date="2023-11-12T00:36:00Z">
        <w:r w:rsidDel="005A31DC">
          <w:rPr>
            <w:rFonts w:ascii="Times New Roman" w:eastAsia="宋体" w:hAnsi="Times New Roman" w:cs="宋体" w:hint="eastAsia"/>
            <w:bCs/>
            <w:color w:val="000000" w:themeColor="text1"/>
            <w:sz w:val="24"/>
            <w:szCs w:val="24"/>
          </w:rPr>
          <w:delText>查看</w:delText>
        </w:r>
        <w:r w:rsidDel="005A31DC">
          <w:rPr>
            <w:rFonts w:ascii="Times New Roman" w:eastAsia="宋体" w:hAnsi="Times New Roman" w:cs="宋体" w:hint="eastAsia"/>
            <w:bCs/>
            <w:color w:val="000000" w:themeColor="text1"/>
            <w:sz w:val="24"/>
            <w:szCs w:val="24"/>
          </w:rPr>
          <w:delText xml:space="preserve"> /home</w:delText>
        </w:r>
        <w:r w:rsidDel="005A31DC">
          <w:rPr>
            <w:rFonts w:ascii="Times New Roman" w:eastAsia="宋体" w:hAnsi="Times New Roman" w:cs="宋体" w:hint="eastAsia"/>
            <w:bCs/>
            <w:color w:val="000000" w:themeColor="text1"/>
            <w:sz w:val="24"/>
            <w:szCs w:val="24"/>
          </w:rPr>
          <w:delText>目录占用空间大小的界面截图，要求截图体现命令行语句，另存为</w:delText>
        </w:r>
        <w:r w:rsidDel="005A31DC">
          <w:rPr>
            <w:rFonts w:ascii="Times New Roman" w:eastAsia="宋体" w:hAnsi="Times New Roman" w:cs="宋体" w:hint="eastAsia"/>
            <w:bCs/>
            <w:color w:val="000000" w:themeColor="text1"/>
            <w:sz w:val="24"/>
            <w:szCs w:val="24"/>
          </w:rPr>
          <w:delText>A-16-5.jpg</w:delText>
        </w:r>
        <w:r w:rsidDel="005A31DC">
          <w:rPr>
            <w:rFonts w:ascii="Times New Roman" w:eastAsia="宋体" w:hAnsi="Times New Roman" w:cs="宋体" w:hint="eastAsia"/>
            <w:bCs/>
            <w:color w:val="000000" w:themeColor="text1"/>
            <w:sz w:val="24"/>
            <w:szCs w:val="24"/>
          </w:rPr>
          <w:delText>。</w:delText>
        </w:r>
      </w:del>
    </w:p>
    <w:p w14:paraId="004FBA67" w14:textId="3F0E9608" w:rsidR="008648E1" w:rsidDel="005A31DC" w:rsidRDefault="00F50128">
      <w:pPr>
        <w:pStyle w:val="3"/>
        <w:spacing w:before="200" w:after="0"/>
        <w:rPr>
          <w:del w:id="987" w:author="樱酱 钉宫" w:date="2023-11-12T00:36:00Z"/>
          <w:color w:val="000000" w:themeColor="text1"/>
          <w:sz w:val="28"/>
          <w:szCs w:val="24"/>
        </w:rPr>
      </w:pPr>
      <w:del w:id="988"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1-8 数据库运维查询与</w:delText>
        </w:r>
        <w:r w:rsidDel="005A31DC">
          <w:rPr>
            <w:rFonts w:hint="eastAsia"/>
            <w:color w:val="000000" w:themeColor="text1"/>
            <w:sz w:val="28"/>
            <w:szCs w:val="24"/>
          </w:rPr>
          <w:delText>优化</w:delText>
        </w:r>
      </w:del>
    </w:p>
    <w:p w14:paraId="0DAEAE4E" w14:textId="44F1CEA4" w:rsidR="008648E1" w:rsidDel="005A31DC" w:rsidRDefault="00F50128">
      <w:pPr>
        <w:spacing w:line="400" w:lineRule="exact"/>
        <w:ind w:firstLineChars="200" w:firstLine="480"/>
        <w:rPr>
          <w:del w:id="989" w:author="樱酱 钉宫" w:date="2023-11-12T00:36:00Z"/>
          <w:rFonts w:ascii="宋体" w:eastAsia="宋体" w:hAnsi="宋体" w:cs="宋体"/>
          <w:color w:val="000000" w:themeColor="text1"/>
          <w:sz w:val="24"/>
          <w:szCs w:val="24"/>
        </w:rPr>
      </w:pPr>
      <w:del w:id="990" w:author="樱酱 钉宫" w:date="2023-11-12T00:36:00Z">
        <w:r w:rsidDel="005A31DC">
          <w:rPr>
            <w:rFonts w:ascii="宋体" w:eastAsia="宋体" w:hAnsi="宋体" w:cs="宋体" w:hint="eastAsia"/>
            <w:color w:val="000000" w:themeColor="text1"/>
            <w:sz w:val="24"/>
            <w:szCs w:val="24"/>
          </w:rPr>
          <w:delText>在物联网软件系统体系中，其都要用到数据库,请参赛选手根据任务要求完成数据库的运维查询与性能的优化。</w:delText>
        </w:r>
      </w:del>
    </w:p>
    <w:p w14:paraId="01619240" w14:textId="5D58C29D" w:rsidR="008648E1" w:rsidDel="005A31DC" w:rsidRDefault="00F50128">
      <w:pPr>
        <w:spacing w:line="400" w:lineRule="exact"/>
        <w:rPr>
          <w:del w:id="991" w:author="樱酱 钉宫" w:date="2023-11-12T00:36:00Z"/>
          <w:rFonts w:ascii="宋体" w:eastAsia="宋体" w:hAnsi="宋体" w:cs="宋体"/>
          <w:b/>
          <w:bCs/>
          <w:color w:val="000000" w:themeColor="text1"/>
          <w:spacing w:val="-10"/>
          <w:sz w:val="24"/>
          <w:szCs w:val="24"/>
          <w:u w:color="000000"/>
        </w:rPr>
      </w:pPr>
      <w:del w:id="992"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17344DAB" w14:textId="13FA725C" w:rsidR="008648E1" w:rsidDel="005A31DC" w:rsidRDefault="00F50128">
      <w:pPr>
        <w:numPr>
          <w:ilvl w:val="0"/>
          <w:numId w:val="1"/>
        </w:numPr>
        <w:spacing w:line="400" w:lineRule="exact"/>
        <w:ind w:left="839"/>
        <w:rPr>
          <w:del w:id="993" w:author="樱酱 钉宫" w:date="2023-11-12T00:36:00Z"/>
          <w:rFonts w:ascii="宋体" w:eastAsia="宋体" w:hAnsi="宋体" w:cs="宋体"/>
          <w:color w:val="000000" w:themeColor="text1"/>
          <w:sz w:val="24"/>
          <w:szCs w:val="24"/>
        </w:rPr>
      </w:pPr>
      <w:del w:id="994" w:author="樱酱 钉宫" w:date="2023-11-12T00:36:00Z">
        <w:r w:rsidDel="005A31DC">
          <w:rPr>
            <w:rFonts w:ascii="宋体" w:eastAsia="宋体" w:hAnsi="宋体" w:cs="宋体" w:hint="eastAsia"/>
            <w:color w:val="000000" w:themeColor="text1"/>
            <w:sz w:val="24"/>
            <w:szCs w:val="24"/>
          </w:rPr>
          <w:delText>“竞赛资料”提供了MYSQL服务安装包 mysql-5.7.36-winx64.zip（Windows），请在服务器计算机上自行安装MySQL数据库并启动数据库服务。将windows服务列表中MySQL服务处于“正在运行”状态的界面截图，另存为</w:delText>
        </w:r>
        <w:r w:rsidDel="005A31DC">
          <w:rPr>
            <w:rFonts w:ascii="宋体" w:eastAsia="宋体" w:hAnsi="宋体" w:cs="宋体" w:hint="eastAsia"/>
            <w:color w:val="000000" w:themeColor="text1"/>
            <w:sz w:val="24"/>
            <w:szCs w:val="24"/>
            <w:lang w:val="zh-CN"/>
          </w:rPr>
          <w:delText>A-1</w:delText>
        </w:r>
        <w:r w:rsidDel="005A31DC">
          <w:rPr>
            <w:rFonts w:ascii="宋体" w:eastAsia="宋体" w:hAnsi="宋体" w:cs="宋体" w:hint="eastAsia"/>
            <w:color w:val="000000" w:themeColor="text1"/>
            <w:sz w:val="24"/>
            <w:szCs w:val="24"/>
          </w:rPr>
          <w:delText>7</w:delText>
        </w:r>
        <w:r w:rsidDel="005A31DC">
          <w:rPr>
            <w:rFonts w:ascii="宋体" w:eastAsia="宋体" w:hAnsi="宋体" w:cs="宋体" w:hint="eastAsia"/>
            <w:color w:val="000000" w:themeColor="text1"/>
            <w:sz w:val="24"/>
            <w:szCs w:val="24"/>
            <w:lang w:val="zh-CN"/>
          </w:rPr>
          <w:delText>-1.jpg。</w:delText>
        </w:r>
      </w:del>
    </w:p>
    <w:p w14:paraId="4C94496F" w14:textId="6093A87A" w:rsidR="008648E1" w:rsidDel="005A31DC" w:rsidRDefault="00F50128">
      <w:pPr>
        <w:numPr>
          <w:ilvl w:val="0"/>
          <w:numId w:val="1"/>
        </w:numPr>
        <w:spacing w:line="400" w:lineRule="exact"/>
        <w:ind w:left="839"/>
        <w:rPr>
          <w:del w:id="995" w:author="樱酱 钉宫" w:date="2023-11-12T00:36:00Z"/>
          <w:rFonts w:ascii="宋体" w:eastAsia="宋体" w:hAnsi="宋体" w:cs="宋体"/>
          <w:color w:val="000000" w:themeColor="text1"/>
          <w:sz w:val="24"/>
          <w:szCs w:val="24"/>
        </w:rPr>
      </w:pPr>
      <w:del w:id="996" w:author="樱酱 钉宫" w:date="2023-11-12T00:36:00Z">
        <w:r w:rsidDel="005A31DC">
          <w:rPr>
            <w:rFonts w:ascii="宋体" w:eastAsia="宋体" w:hAnsi="宋体" w:cs="宋体" w:hint="eastAsia"/>
            <w:color w:val="000000" w:themeColor="text1"/>
            <w:sz w:val="24"/>
            <w:szCs w:val="24"/>
          </w:rPr>
          <w:delText>数据库安装完成后，设置root用户密码123456，开通用户远程连接。</w:delText>
        </w:r>
      </w:del>
    </w:p>
    <w:p w14:paraId="6FD1F437" w14:textId="315A4ED2" w:rsidR="008648E1" w:rsidDel="005A31DC" w:rsidRDefault="00F50128">
      <w:pPr>
        <w:numPr>
          <w:ilvl w:val="0"/>
          <w:numId w:val="1"/>
        </w:numPr>
        <w:spacing w:line="400" w:lineRule="exact"/>
        <w:ind w:left="839"/>
        <w:rPr>
          <w:del w:id="997" w:author="樱酱 钉宫" w:date="2023-11-12T00:36:00Z"/>
          <w:rFonts w:ascii="宋体" w:eastAsia="宋体" w:hAnsi="宋体" w:cs="宋体"/>
          <w:color w:val="000000" w:themeColor="text1"/>
          <w:sz w:val="24"/>
          <w:szCs w:val="24"/>
        </w:rPr>
      </w:pPr>
      <w:del w:id="998" w:author="樱酱 钉宫" w:date="2023-11-12T00:36:00Z">
        <w:r w:rsidDel="005A31DC">
          <w:rPr>
            <w:rFonts w:ascii="宋体" w:eastAsia="宋体" w:hAnsi="宋体" w:cs="宋体" w:hint="eastAsia"/>
            <w:color w:val="000000" w:themeColor="text1"/>
            <w:sz w:val="24"/>
            <w:szCs w:val="24"/>
          </w:rPr>
          <w:delText>在工作站计算机安装Navicat软件，并配置远程连接服务器计算机上新安装的MySQL数据库。将Navicat成功连接mysql数据库的界面截屏，另存为</w:delText>
        </w:r>
        <w:r w:rsidDel="005A31DC">
          <w:rPr>
            <w:rFonts w:ascii="宋体" w:eastAsia="宋体" w:hAnsi="宋体" w:cs="宋体" w:hint="eastAsia"/>
            <w:color w:val="000000" w:themeColor="text1"/>
            <w:sz w:val="24"/>
            <w:szCs w:val="24"/>
            <w:lang w:val="zh-CN"/>
          </w:rPr>
          <w:delText>A-1</w:delText>
        </w:r>
        <w:r w:rsidDel="005A31DC">
          <w:rPr>
            <w:rFonts w:ascii="宋体" w:eastAsia="宋体" w:hAnsi="宋体" w:cs="宋体" w:hint="eastAsia"/>
            <w:color w:val="000000" w:themeColor="text1"/>
            <w:sz w:val="24"/>
            <w:szCs w:val="24"/>
          </w:rPr>
          <w:delText>7</w:delText>
        </w:r>
        <w:r w:rsidDel="005A31DC">
          <w:rPr>
            <w:rFonts w:ascii="宋体" w:eastAsia="宋体" w:hAnsi="宋体" w:cs="宋体" w:hint="eastAsia"/>
            <w:color w:val="000000" w:themeColor="text1"/>
            <w:sz w:val="24"/>
            <w:szCs w:val="24"/>
            <w:lang w:val="zh-CN"/>
          </w:rPr>
          <w:delText>-2.jpg。</w:delText>
        </w:r>
      </w:del>
    </w:p>
    <w:p w14:paraId="6492E840" w14:textId="7E67B29B" w:rsidR="008648E1" w:rsidDel="005A31DC" w:rsidRDefault="00F50128">
      <w:pPr>
        <w:numPr>
          <w:ilvl w:val="0"/>
          <w:numId w:val="1"/>
        </w:numPr>
        <w:spacing w:line="400" w:lineRule="exact"/>
        <w:ind w:left="839"/>
        <w:rPr>
          <w:del w:id="999" w:author="樱酱 钉宫" w:date="2023-11-12T00:36:00Z"/>
          <w:rFonts w:ascii="宋体" w:eastAsia="宋体" w:hAnsi="宋体" w:cs="宋体"/>
          <w:color w:val="000000" w:themeColor="text1"/>
          <w:sz w:val="24"/>
          <w:szCs w:val="24"/>
        </w:rPr>
      </w:pPr>
      <w:del w:id="1000" w:author="樱酱 钉宫" w:date="2023-11-12T00:36:00Z">
        <w:r w:rsidDel="005A31DC">
          <w:rPr>
            <w:rFonts w:ascii="宋体" w:eastAsia="宋体" w:hAnsi="宋体" w:cs="宋体" w:hint="eastAsia"/>
            <w:color w:val="000000" w:themeColor="text1"/>
            <w:sz w:val="24"/>
            <w:szCs w:val="24"/>
          </w:rPr>
          <w:delText>创建nleedge数据库，利用U盘提供的Navicat数据备份文件nleedge.nb3，或者使用数据库还原脚本data.sql,在Navicat软件上还原nleedge数据库，数据库表结构信息见U盘附件《nleedge表结构信息.doc》。</w:delText>
        </w:r>
      </w:del>
    </w:p>
    <w:p w14:paraId="72E4CC45" w14:textId="6B62A65A" w:rsidR="008648E1" w:rsidDel="005A31DC" w:rsidRDefault="00F50128">
      <w:pPr>
        <w:numPr>
          <w:ilvl w:val="0"/>
          <w:numId w:val="1"/>
        </w:numPr>
        <w:spacing w:line="400" w:lineRule="exact"/>
        <w:ind w:left="839"/>
        <w:rPr>
          <w:del w:id="1001" w:author="樱酱 钉宫" w:date="2023-11-12T00:36:00Z"/>
          <w:rFonts w:ascii="宋体" w:eastAsia="宋体" w:hAnsi="宋体" w:cs="宋体"/>
          <w:color w:val="000000" w:themeColor="text1"/>
          <w:sz w:val="24"/>
          <w:szCs w:val="24"/>
        </w:rPr>
      </w:pPr>
      <w:del w:id="1002" w:author="樱酱 钉宫" w:date="2023-11-12T00:36:00Z">
        <w:r w:rsidDel="005A31DC">
          <w:rPr>
            <w:rFonts w:ascii="宋体" w:eastAsia="宋体" w:hAnsi="宋体" w:cs="宋体" w:hint="eastAsia"/>
            <w:color w:val="000000" w:themeColor="text1"/>
            <w:sz w:val="24"/>
            <w:szCs w:val="24"/>
          </w:rPr>
          <w:delText>数据库还原成功后，在Navicat打开nleedge数据库，以详细信息方式查看数据表并截图，另存为</w:delText>
        </w:r>
        <w:r w:rsidDel="005A31DC">
          <w:rPr>
            <w:rFonts w:ascii="宋体" w:eastAsia="宋体" w:hAnsi="宋体" w:cs="宋体" w:hint="eastAsia"/>
            <w:color w:val="000000" w:themeColor="text1"/>
            <w:sz w:val="24"/>
            <w:szCs w:val="24"/>
            <w:lang w:val="zh-CN"/>
          </w:rPr>
          <w:delText>A-1</w:delText>
        </w:r>
        <w:r w:rsidDel="005A31DC">
          <w:rPr>
            <w:rFonts w:ascii="宋体" w:eastAsia="宋体" w:hAnsi="宋体" w:cs="宋体" w:hint="eastAsia"/>
            <w:color w:val="000000" w:themeColor="text1"/>
            <w:sz w:val="24"/>
            <w:szCs w:val="24"/>
          </w:rPr>
          <w:delText>7</w:delText>
        </w:r>
        <w:r w:rsidDel="005A31DC">
          <w:rPr>
            <w:rFonts w:ascii="宋体" w:eastAsia="宋体" w:hAnsi="宋体" w:cs="宋体" w:hint="eastAsia"/>
            <w:color w:val="000000" w:themeColor="text1"/>
            <w:sz w:val="24"/>
            <w:szCs w:val="24"/>
            <w:lang w:val="zh-CN"/>
          </w:rPr>
          <w:delText>-3.jpg。</w:delText>
        </w:r>
      </w:del>
    </w:p>
    <w:p w14:paraId="4E7D57EB" w14:textId="4E71B1A6" w:rsidR="008648E1" w:rsidDel="005A31DC" w:rsidRDefault="00F50128">
      <w:pPr>
        <w:numPr>
          <w:ilvl w:val="0"/>
          <w:numId w:val="1"/>
        </w:numPr>
        <w:spacing w:line="400" w:lineRule="exact"/>
        <w:ind w:left="839"/>
        <w:rPr>
          <w:del w:id="1003" w:author="樱酱 钉宫" w:date="2023-11-12T00:36:00Z"/>
          <w:rFonts w:ascii="宋体" w:eastAsia="宋体" w:hAnsi="宋体" w:cs="宋体"/>
          <w:color w:val="000000" w:themeColor="text1"/>
          <w:sz w:val="24"/>
          <w:szCs w:val="24"/>
        </w:rPr>
      </w:pPr>
      <w:del w:id="1004" w:author="樱酱 钉宫" w:date="2023-11-12T00:36:00Z">
        <w:r w:rsidDel="005A31DC">
          <w:rPr>
            <w:rFonts w:ascii="宋体" w:eastAsia="宋体" w:hAnsi="宋体" w:cs="宋体" w:hint="eastAsia"/>
            <w:color w:val="000000" w:themeColor="text1"/>
            <w:sz w:val="24"/>
            <w:szCs w:val="24"/>
          </w:rPr>
          <w:delText>新建查询窗口，写出查询nleedge数据库中所有数据表和每个表的记录数的SQL语句,另存为</w:delText>
        </w:r>
        <w:r w:rsidDel="005A31DC">
          <w:rPr>
            <w:rFonts w:ascii="宋体" w:eastAsia="宋体" w:hAnsi="宋体" w:cs="宋体" w:hint="eastAsia"/>
            <w:color w:val="000000" w:themeColor="text1"/>
            <w:sz w:val="24"/>
            <w:szCs w:val="24"/>
            <w:lang w:val="zh-CN"/>
          </w:rPr>
          <w:delText>A-1</w:delText>
        </w:r>
        <w:r w:rsidDel="005A31DC">
          <w:rPr>
            <w:rFonts w:ascii="宋体" w:eastAsia="宋体" w:hAnsi="宋体" w:cs="宋体" w:hint="eastAsia"/>
            <w:color w:val="000000" w:themeColor="text1"/>
            <w:sz w:val="24"/>
            <w:szCs w:val="24"/>
          </w:rPr>
          <w:delText>7</w:delText>
        </w:r>
        <w:r w:rsidDel="005A31DC">
          <w:rPr>
            <w:rFonts w:ascii="宋体" w:eastAsia="宋体" w:hAnsi="宋体" w:cs="宋体" w:hint="eastAsia"/>
            <w:color w:val="000000" w:themeColor="text1"/>
            <w:sz w:val="24"/>
            <w:szCs w:val="24"/>
            <w:lang w:val="zh-CN"/>
          </w:rPr>
          <w:delText>-4.sql</w:delText>
        </w:r>
        <w:r w:rsidDel="005A31DC">
          <w:rPr>
            <w:rFonts w:ascii="宋体" w:eastAsia="宋体" w:hAnsi="宋体" w:cs="宋体" w:hint="eastAsia"/>
            <w:color w:val="000000" w:themeColor="text1"/>
            <w:sz w:val="24"/>
            <w:szCs w:val="24"/>
          </w:rPr>
          <w:delText>,执行SQL语句，将查询语句和查询结果截屏，另存为</w:delText>
        </w:r>
        <w:r w:rsidDel="005A31DC">
          <w:rPr>
            <w:rFonts w:ascii="宋体" w:eastAsia="宋体" w:hAnsi="宋体" w:cs="宋体" w:hint="eastAsia"/>
            <w:color w:val="000000" w:themeColor="text1"/>
            <w:sz w:val="24"/>
            <w:szCs w:val="24"/>
            <w:lang w:val="zh-CN"/>
          </w:rPr>
          <w:delText>A-1</w:delText>
        </w:r>
        <w:r w:rsidDel="005A31DC">
          <w:rPr>
            <w:rFonts w:ascii="宋体" w:eastAsia="宋体" w:hAnsi="宋体" w:cs="宋体" w:hint="eastAsia"/>
            <w:color w:val="000000" w:themeColor="text1"/>
            <w:sz w:val="24"/>
            <w:szCs w:val="24"/>
          </w:rPr>
          <w:delText>7</w:delText>
        </w:r>
        <w:r w:rsidDel="005A31DC">
          <w:rPr>
            <w:rFonts w:ascii="宋体" w:eastAsia="宋体" w:hAnsi="宋体" w:cs="宋体" w:hint="eastAsia"/>
            <w:color w:val="000000" w:themeColor="text1"/>
            <w:sz w:val="24"/>
            <w:szCs w:val="24"/>
            <w:lang w:val="zh-CN"/>
          </w:rPr>
          <w:delText>-5.jpg。</w:delText>
        </w:r>
      </w:del>
    </w:p>
    <w:p w14:paraId="39A2BF18" w14:textId="2BEF8246" w:rsidR="008648E1" w:rsidDel="005A31DC" w:rsidRDefault="00F50128">
      <w:pPr>
        <w:pStyle w:val="3"/>
        <w:spacing w:before="200" w:after="0"/>
        <w:rPr>
          <w:del w:id="1005" w:author="樱酱 钉宫" w:date="2023-11-12T00:36:00Z"/>
          <w:color w:val="000000" w:themeColor="text1"/>
          <w:sz w:val="28"/>
          <w:szCs w:val="24"/>
        </w:rPr>
      </w:pPr>
      <w:del w:id="1006"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1-9 </w:delText>
        </w:r>
        <w:r w:rsidDel="005A31DC">
          <w:rPr>
            <w:rFonts w:hint="eastAsia"/>
            <w:color w:val="000000" w:themeColor="text1"/>
            <w:sz w:val="28"/>
            <w:szCs w:val="24"/>
          </w:rPr>
          <w:delText>硬件设备维护</w:delText>
        </w:r>
      </w:del>
    </w:p>
    <w:p w14:paraId="3389C4B3" w14:textId="3749AF58" w:rsidR="008648E1" w:rsidDel="005A31DC" w:rsidRDefault="00F50128">
      <w:pPr>
        <w:spacing w:line="400" w:lineRule="exact"/>
        <w:rPr>
          <w:del w:id="1007" w:author="樱酱 钉宫" w:date="2023-11-12T00:36:00Z"/>
          <w:rFonts w:ascii="宋体" w:eastAsia="宋体" w:hAnsi="宋体" w:cs="宋体"/>
          <w:b/>
          <w:bCs/>
          <w:color w:val="000000" w:themeColor="text1"/>
          <w:spacing w:val="-10"/>
          <w:sz w:val="24"/>
          <w:szCs w:val="24"/>
          <w:u w:color="000000"/>
        </w:rPr>
      </w:pPr>
      <w:del w:id="100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474BDDB8" w14:textId="3D995DF6" w:rsidR="008648E1" w:rsidDel="005A31DC" w:rsidRDefault="00F50128">
      <w:pPr>
        <w:numPr>
          <w:ilvl w:val="0"/>
          <w:numId w:val="1"/>
        </w:numPr>
        <w:spacing w:line="400" w:lineRule="exact"/>
        <w:ind w:left="839"/>
        <w:rPr>
          <w:del w:id="1009" w:author="樱酱 钉宫" w:date="2023-11-12T00:36:00Z"/>
          <w:rFonts w:ascii="宋体" w:eastAsia="宋体" w:hAnsi="宋体" w:cs="宋体"/>
          <w:color w:val="000000" w:themeColor="text1"/>
          <w:sz w:val="24"/>
          <w:szCs w:val="24"/>
        </w:rPr>
      </w:pPr>
      <w:del w:id="1010" w:author="樱酱 钉宫" w:date="2023-11-12T00:36:00Z">
        <w:r w:rsidDel="005A31DC">
          <w:rPr>
            <w:rFonts w:ascii="宋体" w:eastAsia="宋体" w:hAnsi="宋体" w:cs="宋体" w:hint="eastAsia"/>
            <w:color w:val="000000" w:themeColor="text1"/>
            <w:sz w:val="24"/>
            <w:szCs w:val="24"/>
          </w:rPr>
          <w:delText>将设备地址未知的GPS/北斗定位模块接上电源，通过RS232/RS485转换器和USB转串口线直接连接任务计算机（串口指定COM10，波特率9600），在任务计算机上打开串口调试工具，发送查询北斗定位模块当前设备地址的命令帧，串口调试工具显示接收到的查询结果响应帧。</w:delText>
        </w:r>
      </w:del>
    </w:p>
    <w:p w14:paraId="4485BBC1" w14:textId="1318669A" w:rsidR="008648E1" w:rsidDel="005A31DC" w:rsidRDefault="00F50128">
      <w:pPr>
        <w:numPr>
          <w:ilvl w:val="0"/>
          <w:numId w:val="1"/>
        </w:numPr>
        <w:spacing w:line="400" w:lineRule="exact"/>
        <w:ind w:left="839"/>
        <w:rPr>
          <w:del w:id="1011" w:author="樱酱 钉宫" w:date="2023-11-12T00:36:00Z"/>
          <w:rFonts w:ascii="宋体" w:eastAsia="宋体" w:hAnsi="宋体" w:cs="宋体"/>
          <w:color w:val="000000" w:themeColor="text1"/>
          <w:sz w:val="24"/>
          <w:szCs w:val="24"/>
        </w:rPr>
      </w:pPr>
      <w:del w:id="1012" w:author="樱酱 钉宫" w:date="2023-11-12T00:36:00Z">
        <w:r w:rsidDel="005A31DC">
          <w:rPr>
            <w:rFonts w:ascii="宋体" w:eastAsia="宋体" w:hAnsi="宋体" w:cs="宋体" w:hint="eastAsia"/>
            <w:color w:val="000000" w:themeColor="text1"/>
            <w:sz w:val="24"/>
            <w:szCs w:val="24"/>
          </w:rPr>
          <w:delText>在PC上的串口调试工具上，发送设置北斗定位模块设备地址的命令帧，将GPS/北斗定位模块设备地址修改为08。</w:delText>
        </w:r>
      </w:del>
    </w:p>
    <w:p w14:paraId="5980A1C5" w14:textId="651EBF3F" w:rsidR="008648E1" w:rsidDel="005A31DC" w:rsidRDefault="00F50128">
      <w:pPr>
        <w:numPr>
          <w:ilvl w:val="0"/>
          <w:numId w:val="1"/>
        </w:numPr>
        <w:spacing w:line="400" w:lineRule="exact"/>
        <w:ind w:left="839"/>
        <w:rPr>
          <w:del w:id="1013" w:author="樱酱 钉宫" w:date="2023-11-12T00:36:00Z"/>
          <w:rFonts w:ascii="宋体" w:eastAsia="宋体" w:hAnsi="宋体" w:cs="宋体"/>
          <w:color w:val="000000" w:themeColor="text1"/>
          <w:sz w:val="24"/>
          <w:szCs w:val="24"/>
        </w:rPr>
      </w:pPr>
      <w:del w:id="1014" w:author="樱酱 钉宫" w:date="2023-11-12T00:36:00Z">
        <w:r w:rsidDel="005A31DC">
          <w:rPr>
            <w:rFonts w:ascii="宋体" w:eastAsia="宋体" w:hAnsi="宋体" w:cs="宋体" w:hint="eastAsia"/>
            <w:color w:val="000000" w:themeColor="text1"/>
            <w:sz w:val="24"/>
            <w:szCs w:val="24"/>
          </w:rPr>
          <w:delText>发送读取北斗定位模块实时经纬度值的命令帧。</w:delText>
        </w:r>
      </w:del>
    </w:p>
    <w:p w14:paraId="36CAE76C" w14:textId="5B89BD0D" w:rsidR="008648E1" w:rsidDel="005A31DC" w:rsidRDefault="00F50128">
      <w:pPr>
        <w:spacing w:line="400" w:lineRule="exact"/>
        <w:rPr>
          <w:del w:id="1015" w:author="樱酱 钉宫" w:date="2023-11-12T00:36:00Z"/>
          <w:rFonts w:ascii="宋体" w:eastAsia="宋体" w:hAnsi="宋体" w:cs="宋体"/>
          <w:b/>
          <w:bCs/>
          <w:color w:val="000000" w:themeColor="text1"/>
          <w:spacing w:val="-10"/>
          <w:sz w:val="24"/>
          <w:szCs w:val="24"/>
          <w:u w:color="000000"/>
        </w:rPr>
      </w:pPr>
      <w:del w:id="1016" w:author="樱酱 钉宫" w:date="2023-11-12T00:36:00Z">
        <w:r w:rsidDel="005A31DC">
          <w:rPr>
            <w:rFonts w:ascii="宋体" w:eastAsia="宋体" w:hAnsi="宋体" w:cs="宋体" w:hint="eastAsia"/>
            <w:b/>
            <w:bCs/>
            <w:color w:val="000000" w:themeColor="text1"/>
            <w:spacing w:val="-10"/>
            <w:sz w:val="24"/>
            <w:szCs w:val="24"/>
            <w:u w:color="000000"/>
          </w:rPr>
          <w:delText>任务完成后提交以下资料：</w:delText>
        </w:r>
      </w:del>
    </w:p>
    <w:p w14:paraId="211CE072" w14:textId="126F5A6A" w:rsidR="008648E1" w:rsidDel="005A31DC" w:rsidRDefault="00F50128">
      <w:pPr>
        <w:numPr>
          <w:ilvl w:val="0"/>
          <w:numId w:val="2"/>
        </w:numPr>
        <w:spacing w:line="400" w:lineRule="exact"/>
        <w:ind w:left="839"/>
        <w:rPr>
          <w:del w:id="1017" w:author="樱酱 钉宫" w:date="2023-11-12T00:36:00Z"/>
          <w:rFonts w:ascii="Times New Roman" w:eastAsia="宋体" w:hAnsi="Times New Roman" w:cs="宋体"/>
          <w:bCs/>
          <w:color w:val="000000" w:themeColor="text1"/>
          <w:sz w:val="24"/>
          <w:szCs w:val="24"/>
          <w:lang w:val="zh-Hans"/>
        </w:rPr>
      </w:pPr>
      <w:del w:id="1018" w:author="樱酱 钉宫" w:date="2023-11-12T00:36:00Z">
        <w:r w:rsidDel="005A31DC">
          <w:rPr>
            <w:rFonts w:ascii="Times New Roman" w:eastAsia="宋体" w:hAnsi="Times New Roman" w:cs="宋体" w:hint="eastAsia"/>
            <w:bCs/>
            <w:color w:val="000000" w:themeColor="text1"/>
            <w:sz w:val="24"/>
            <w:szCs w:val="24"/>
            <w:lang w:val="zh-Hans"/>
          </w:rPr>
          <w:delText>将</w:delText>
        </w:r>
        <w:r w:rsidDel="005A31DC">
          <w:rPr>
            <w:rFonts w:ascii="Times New Roman" w:eastAsia="宋体" w:hAnsi="Times New Roman" w:cs="宋体" w:hint="eastAsia"/>
            <w:bCs/>
            <w:color w:val="000000" w:themeColor="text1"/>
            <w:sz w:val="24"/>
            <w:szCs w:val="24"/>
          </w:rPr>
          <w:delText>GPS/</w:delText>
        </w:r>
        <w:r w:rsidDel="005A31DC">
          <w:rPr>
            <w:rFonts w:ascii="Times New Roman" w:eastAsia="宋体" w:hAnsi="Times New Roman" w:cs="宋体" w:hint="eastAsia"/>
            <w:bCs/>
            <w:color w:val="000000" w:themeColor="text1"/>
            <w:sz w:val="24"/>
            <w:szCs w:val="24"/>
          </w:rPr>
          <w:delText>北斗定位模块</w:delText>
        </w:r>
        <w:r w:rsidDel="005A31DC">
          <w:rPr>
            <w:rFonts w:ascii="Times New Roman" w:eastAsia="宋体" w:hAnsi="Times New Roman" w:cs="宋体" w:hint="eastAsia"/>
            <w:bCs/>
            <w:color w:val="000000" w:themeColor="text1"/>
            <w:sz w:val="24"/>
            <w:szCs w:val="24"/>
            <w:lang w:val="zh-Hans"/>
          </w:rPr>
          <w:delText>设备地址查询命令帧和响应帧界面截屏，另存为</w:delText>
        </w:r>
        <w:r w:rsidDel="005A31DC">
          <w:rPr>
            <w:rFonts w:ascii="Times New Roman" w:eastAsia="宋体" w:hAnsi="Times New Roman" w:cs="宋体" w:hint="eastAsia"/>
            <w:bCs/>
            <w:color w:val="000000" w:themeColor="text1"/>
            <w:sz w:val="24"/>
            <w:szCs w:val="24"/>
          </w:rPr>
          <w:delText>A-18</w:delText>
        </w:r>
        <w:r w:rsidDel="005A31DC">
          <w:rPr>
            <w:rFonts w:ascii="Times New Roman" w:eastAsia="宋体" w:hAnsi="Times New Roman" w:cs="宋体" w:hint="eastAsia"/>
            <w:bCs/>
            <w:color w:val="000000" w:themeColor="text1"/>
            <w:sz w:val="24"/>
            <w:szCs w:val="24"/>
            <w:lang w:val="zh-Hans"/>
          </w:rPr>
          <w:delText>-1.jpg</w:delText>
        </w:r>
        <w:r w:rsidDel="005A31DC">
          <w:rPr>
            <w:rFonts w:ascii="Times New Roman" w:eastAsia="宋体" w:hAnsi="Times New Roman" w:cs="宋体" w:hint="eastAsia"/>
            <w:bCs/>
            <w:color w:val="000000" w:themeColor="text1"/>
            <w:sz w:val="24"/>
            <w:szCs w:val="24"/>
            <w:lang w:val="zh-Hans"/>
          </w:rPr>
          <w:delText>；</w:delText>
        </w:r>
      </w:del>
    </w:p>
    <w:p w14:paraId="6BDB3075" w14:textId="5325FE67" w:rsidR="008648E1" w:rsidDel="005A31DC" w:rsidRDefault="00F50128">
      <w:pPr>
        <w:numPr>
          <w:ilvl w:val="0"/>
          <w:numId w:val="2"/>
        </w:numPr>
        <w:spacing w:line="400" w:lineRule="exact"/>
        <w:ind w:left="839"/>
        <w:rPr>
          <w:del w:id="1019" w:author="樱酱 钉宫" w:date="2023-11-12T00:36:00Z"/>
          <w:rFonts w:ascii="Times New Roman" w:eastAsia="宋体" w:hAnsi="Times New Roman" w:cs="宋体"/>
          <w:bCs/>
          <w:color w:val="000000" w:themeColor="text1"/>
          <w:sz w:val="24"/>
          <w:szCs w:val="24"/>
        </w:rPr>
      </w:pPr>
      <w:del w:id="1020" w:author="樱酱 钉宫" w:date="2023-11-12T00:36:00Z">
        <w:r w:rsidDel="005A31DC">
          <w:rPr>
            <w:rFonts w:ascii="Times New Roman" w:eastAsia="宋体" w:hAnsi="Times New Roman" w:cs="宋体" w:hint="eastAsia"/>
            <w:bCs/>
            <w:color w:val="000000" w:themeColor="text1"/>
            <w:sz w:val="24"/>
            <w:szCs w:val="24"/>
            <w:lang w:val="zh-Hans"/>
          </w:rPr>
          <w:delText>用串口调试工具发送设置北斗定位模块设备地址为</w:delText>
        </w:r>
        <w:r w:rsidDel="005A31DC">
          <w:rPr>
            <w:rFonts w:ascii="Times New Roman" w:eastAsia="宋体" w:hAnsi="Times New Roman" w:cs="宋体" w:hint="eastAsia"/>
            <w:bCs/>
            <w:color w:val="000000" w:themeColor="text1"/>
            <w:sz w:val="24"/>
            <w:szCs w:val="24"/>
            <w:lang w:val="zh-Hans"/>
          </w:rPr>
          <w:delText>08</w:delText>
        </w:r>
        <w:r w:rsidDel="005A31DC">
          <w:rPr>
            <w:rFonts w:ascii="Times New Roman" w:eastAsia="宋体" w:hAnsi="Times New Roman" w:cs="宋体" w:hint="eastAsia"/>
            <w:bCs/>
            <w:color w:val="000000" w:themeColor="text1"/>
            <w:sz w:val="24"/>
            <w:szCs w:val="24"/>
            <w:lang w:val="zh-Hans"/>
          </w:rPr>
          <w:delText>的命令帧和响应帧的界面截图，另存为</w:delText>
        </w:r>
        <w:r w:rsidDel="005A31DC">
          <w:rPr>
            <w:rFonts w:ascii="Times New Roman" w:eastAsia="宋体" w:hAnsi="Times New Roman" w:cs="宋体" w:hint="eastAsia"/>
            <w:bCs/>
            <w:color w:val="000000" w:themeColor="text1"/>
            <w:sz w:val="24"/>
            <w:szCs w:val="24"/>
          </w:rPr>
          <w:delText>A-18</w:delText>
        </w:r>
        <w:r w:rsidDel="005A31DC">
          <w:rPr>
            <w:rFonts w:ascii="Times New Roman" w:eastAsia="宋体" w:hAnsi="Times New Roman" w:cs="宋体" w:hint="eastAsia"/>
            <w:bCs/>
            <w:color w:val="000000" w:themeColor="text1"/>
            <w:sz w:val="24"/>
            <w:szCs w:val="24"/>
            <w:lang w:val="zh-Hans"/>
          </w:rPr>
          <w:delText>-2.jpg</w:delText>
        </w:r>
        <w:r w:rsidDel="005A31DC">
          <w:rPr>
            <w:rFonts w:ascii="Times New Roman" w:eastAsia="宋体" w:hAnsi="Times New Roman" w:cs="宋体" w:hint="eastAsia"/>
            <w:bCs/>
            <w:color w:val="000000" w:themeColor="text1"/>
            <w:sz w:val="24"/>
            <w:szCs w:val="24"/>
            <w:lang w:val="zh-Hans"/>
          </w:rPr>
          <w:delText>；</w:delText>
        </w:r>
      </w:del>
    </w:p>
    <w:p w14:paraId="52DED770" w14:textId="0CBB5439" w:rsidR="008648E1" w:rsidDel="005A31DC" w:rsidRDefault="00F50128">
      <w:pPr>
        <w:numPr>
          <w:ilvl w:val="0"/>
          <w:numId w:val="2"/>
        </w:numPr>
        <w:spacing w:line="400" w:lineRule="exact"/>
        <w:ind w:left="839"/>
        <w:rPr>
          <w:del w:id="1021" w:author="樱酱 钉宫" w:date="2023-11-12T00:36:00Z"/>
          <w:rFonts w:ascii="Times New Roman" w:eastAsia="宋体" w:hAnsi="Times New Roman" w:cs="宋体"/>
          <w:bCs/>
          <w:color w:val="000000" w:themeColor="text1"/>
          <w:sz w:val="24"/>
          <w:szCs w:val="24"/>
        </w:rPr>
      </w:pPr>
      <w:del w:id="1022" w:author="樱酱 钉宫" w:date="2023-11-12T00:36:00Z">
        <w:r w:rsidDel="005A31DC">
          <w:rPr>
            <w:rFonts w:ascii="Times New Roman" w:eastAsia="宋体" w:hAnsi="Times New Roman" w:cs="宋体" w:hint="eastAsia"/>
            <w:bCs/>
            <w:color w:val="000000" w:themeColor="text1"/>
            <w:sz w:val="24"/>
            <w:szCs w:val="24"/>
          </w:rPr>
          <w:delText>利用</w:delText>
        </w:r>
        <w:r w:rsidDel="005A31DC">
          <w:rPr>
            <w:rFonts w:ascii="Times New Roman" w:eastAsia="宋体" w:hAnsi="Times New Roman" w:cs="宋体" w:hint="eastAsia"/>
            <w:bCs/>
            <w:color w:val="000000" w:themeColor="text1"/>
            <w:sz w:val="24"/>
            <w:szCs w:val="24"/>
          </w:rPr>
          <w:delText>U</w:delText>
        </w:r>
        <w:r w:rsidDel="005A31DC">
          <w:rPr>
            <w:rFonts w:ascii="Times New Roman" w:eastAsia="宋体" w:hAnsi="Times New Roman" w:cs="宋体" w:hint="eastAsia"/>
            <w:bCs/>
            <w:color w:val="000000" w:themeColor="text1"/>
            <w:sz w:val="24"/>
            <w:szCs w:val="24"/>
          </w:rPr>
          <w:delText>盘资料提供的“字符进制转换工具”</w:delText>
        </w:r>
        <w:r w:rsidDel="005A31DC">
          <w:rPr>
            <w:rFonts w:ascii="Times New Roman" w:eastAsia="宋体" w:hAnsi="Times New Roman" w:cs="宋体" w:hint="eastAsia"/>
            <w:bCs/>
            <w:color w:val="000000" w:themeColor="text1"/>
            <w:sz w:val="24"/>
            <w:szCs w:val="24"/>
          </w:rPr>
          <w:delText xml:space="preserve">, </w:delText>
        </w:r>
        <w:r w:rsidDel="005A31DC">
          <w:rPr>
            <w:rFonts w:ascii="Times New Roman" w:eastAsia="宋体" w:hAnsi="Times New Roman" w:cs="宋体" w:hint="eastAsia"/>
            <w:bCs/>
            <w:color w:val="000000" w:themeColor="text1"/>
            <w:sz w:val="24"/>
            <w:szCs w:val="24"/>
          </w:rPr>
          <w:delText>将北斗定位模块接收报文中的</w:delText>
        </w:r>
        <w:r w:rsidDel="005A31DC">
          <w:rPr>
            <w:rFonts w:ascii="Times New Roman" w:eastAsia="宋体" w:hAnsi="Times New Roman" w:cs="宋体" w:hint="eastAsia"/>
            <w:bCs/>
            <w:color w:val="000000" w:themeColor="text1"/>
            <w:sz w:val="24"/>
            <w:szCs w:val="24"/>
          </w:rPr>
          <w:delText>Hex</w:delText>
        </w:r>
        <w:r w:rsidDel="005A31DC">
          <w:rPr>
            <w:rFonts w:ascii="Times New Roman" w:eastAsia="宋体" w:hAnsi="Times New Roman" w:cs="宋体" w:hint="eastAsia"/>
            <w:bCs/>
            <w:color w:val="000000" w:themeColor="text1"/>
            <w:sz w:val="24"/>
            <w:szCs w:val="24"/>
          </w:rPr>
          <w:delText>定位数据转换为</w:delText>
        </w:r>
        <w:r w:rsidDel="005A31DC">
          <w:rPr>
            <w:rFonts w:ascii="Times New Roman" w:eastAsia="宋体" w:hAnsi="Times New Roman" w:cs="宋体" w:hint="eastAsia"/>
            <w:bCs/>
            <w:color w:val="000000" w:themeColor="text1"/>
            <w:sz w:val="24"/>
            <w:szCs w:val="24"/>
          </w:rPr>
          <w:delText>ASCII</w:delText>
        </w:r>
        <w:r w:rsidDel="005A31DC">
          <w:rPr>
            <w:rFonts w:ascii="Times New Roman" w:eastAsia="宋体" w:hAnsi="Times New Roman" w:cs="宋体" w:hint="eastAsia"/>
            <w:bCs/>
            <w:color w:val="000000" w:themeColor="text1"/>
            <w:sz w:val="24"/>
            <w:szCs w:val="24"/>
          </w:rPr>
          <w:delText>字符串；按协议文档解析出数据，将接收报文的经纬度数据、定位时间（北京时间年月日时分秒）另存为</w:delText>
        </w:r>
        <w:r w:rsidDel="005A31DC">
          <w:rPr>
            <w:rFonts w:ascii="Times New Roman" w:eastAsia="宋体" w:hAnsi="Times New Roman" w:cs="宋体" w:hint="eastAsia"/>
            <w:bCs/>
            <w:color w:val="000000" w:themeColor="text1"/>
            <w:sz w:val="24"/>
            <w:szCs w:val="24"/>
          </w:rPr>
          <w:delText xml:space="preserve">A-18-3.txt </w:delText>
        </w:r>
        <w:r w:rsidDel="005A31DC">
          <w:rPr>
            <w:rFonts w:ascii="Times New Roman" w:eastAsia="宋体" w:hAnsi="Times New Roman" w:cs="宋体" w:hint="eastAsia"/>
            <w:bCs/>
            <w:color w:val="000000" w:themeColor="text1"/>
            <w:sz w:val="24"/>
            <w:szCs w:val="24"/>
          </w:rPr>
          <w:delText>。</w:delText>
        </w:r>
      </w:del>
    </w:p>
    <w:p w14:paraId="49FBC2EC" w14:textId="0571BD12" w:rsidR="008648E1" w:rsidDel="005A31DC" w:rsidRDefault="00F50128">
      <w:pPr>
        <w:pStyle w:val="3"/>
        <w:spacing w:before="200" w:after="0"/>
        <w:rPr>
          <w:del w:id="1023" w:author="樱酱 钉宫" w:date="2023-11-12T00:36:00Z"/>
          <w:color w:val="000000" w:themeColor="text1"/>
          <w:sz w:val="28"/>
          <w:szCs w:val="24"/>
        </w:rPr>
      </w:pPr>
      <w:del w:id="1024"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1-10 </w:delText>
        </w:r>
        <w:r w:rsidDel="005A31DC">
          <w:rPr>
            <w:rFonts w:hint="eastAsia"/>
            <w:color w:val="000000" w:themeColor="text1"/>
            <w:sz w:val="28"/>
            <w:szCs w:val="24"/>
          </w:rPr>
          <w:delText>职</w:delText>
        </w:r>
        <w:r w:rsidDel="005A31DC">
          <w:rPr>
            <w:color w:val="000000" w:themeColor="text1"/>
            <w:sz w:val="28"/>
            <w:szCs w:val="24"/>
          </w:rPr>
          <w:delText>业素养</w:delText>
        </w:r>
      </w:del>
    </w:p>
    <w:p w14:paraId="5A71AC67" w14:textId="7B1898B1" w:rsidR="008648E1" w:rsidDel="005A31DC" w:rsidRDefault="00F50128">
      <w:pPr>
        <w:spacing w:line="400" w:lineRule="exact"/>
        <w:ind w:firstLineChars="200" w:firstLine="480"/>
        <w:rPr>
          <w:del w:id="1025" w:author="樱酱 钉宫" w:date="2023-11-12T00:36:00Z"/>
          <w:rFonts w:ascii="宋体" w:eastAsia="宋体" w:hAnsi="宋体" w:cs="宋体"/>
          <w:color w:val="000000" w:themeColor="text1"/>
          <w:sz w:val="24"/>
          <w:szCs w:val="24"/>
        </w:rPr>
      </w:pPr>
      <w:del w:id="1026" w:author="樱酱 钉宫" w:date="2023-11-12T00:36:00Z">
        <w:r w:rsidDel="005A31DC">
          <w:rPr>
            <w:rFonts w:ascii="宋体" w:eastAsia="宋体" w:hAnsi="宋体" w:cs="宋体" w:hint="eastAsia"/>
            <w:color w:val="000000" w:themeColor="text1"/>
            <w:sz w:val="24"/>
            <w:szCs w:val="24"/>
          </w:rPr>
          <w:delText>在项目施工过程中需要安全可靠地选择、使用工具，正确的选择设备，安装稳固、设备部件均匀排布、设备对齐、间距相等、整齐美观；布线合理、所有线都装入线槽。施工完成后需对地板卫生进行打扫、对桌面进行整理、对工具设备进行还原。</w:delText>
        </w:r>
      </w:del>
    </w:p>
    <w:p w14:paraId="55EFCEFF" w14:textId="79A6AA6B" w:rsidR="008648E1" w:rsidDel="005A31DC" w:rsidRDefault="008648E1">
      <w:pPr>
        <w:ind w:firstLineChars="200" w:firstLine="420"/>
        <w:rPr>
          <w:del w:id="1027" w:author="樱酱 钉宫" w:date="2023-11-12T00:36:00Z"/>
          <w:color w:val="000000" w:themeColor="text1"/>
        </w:rPr>
      </w:pPr>
    </w:p>
    <w:p w14:paraId="6BE4F5D5" w14:textId="29F06269" w:rsidR="008648E1" w:rsidDel="005A31DC" w:rsidRDefault="00F50128">
      <w:pPr>
        <w:spacing w:line="400" w:lineRule="exact"/>
        <w:rPr>
          <w:del w:id="1028" w:author="樱酱 钉宫" w:date="2023-11-12T00:36:00Z"/>
          <w:rFonts w:ascii="宋体" w:eastAsia="宋体" w:hAnsi="宋体" w:cs="宋体"/>
          <w:b/>
          <w:bCs/>
          <w:color w:val="000000" w:themeColor="text1"/>
          <w:spacing w:val="-10"/>
          <w:sz w:val="24"/>
          <w:szCs w:val="24"/>
          <w:u w:color="000000"/>
        </w:rPr>
      </w:pPr>
      <w:del w:id="1029"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49B7ED7B" w14:textId="31ED0038" w:rsidR="008648E1" w:rsidDel="005A31DC" w:rsidRDefault="00F50128">
      <w:pPr>
        <w:numPr>
          <w:ilvl w:val="0"/>
          <w:numId w:val="1"/>
        </w:numPr>
        <w:spacing w:line="400" w:lineRule="exact"/>
        <w:ind w:left="839"/>
        <w:rPr>
          <w:del w:id="1030" w:author="樱酱 钉宫" w:date="2023-11-12T00:36:00Z"/>
          <w:rFonts w:ascii="宋体" w:eastAsia="宋体" w:hAnsi="宋体" w:cs="宋体"/>
          <w:color w:val="000000" w:themeColor="text1"/>
          <w:sz w:val="24"/>
          <w:szCs w:val="24"/>
        </w:rPr>
      </w:pPr>
      <w:del w:id="1031" w:author="樱酱 钉宫" w:date="2023-11-12T00:36:00Z">
        <w:r w:rsidDel="005A31DC">
          <w:rPr>
            <w:rFonts w:ascii="宋体" w:eastAsia="宋体" w:hAnsi="宋体" w:cs="宋体" w:hint="eastAsia"/>
            <w:color w:val="000000" w:themeColor="text1"/>
            <w:sz w:val="24"/>
            <w:szCs w:val="24"/>
          </w:rPr>
          <w:delText>工位区域地板、桌面等处卫生打扫。</w:delText>
        </w:r>
      </w:del>
    </w:p>
    <w:p w14:paraId="301E6053" w14:textId="423763B9" w:rsidR="008648E1" w:rsidDel="005A31DC" w:rsidRDefault="00F50128">
      <w:pPr>
        <w:numPr>
          <w:ilvl w:val="0"/>
          <w:numId w:val="1"/>
        </w:numPr>
        <w:spacing w:line="400" w:lineRule="exact"/>
        <w:ind w:left="839"/>
        <w:rPr>
          <w:del w:id="1032" w:author="樱酱 钉宫" w:date="2023-11-12T00:36:00Z"/>
          <w:rFonts w:ascii="宋体" w:eastAsia="宋体" w:hAnsi="宋体" w:cs="宋体"/>
          <w:color w:val="000000" w:themeColor="text1"/>
          <w:sz w:val="24"/>
          <w:szCs w:val="24"/>
        </w:rPr>
      </w:pPr>
      <w:del w:id="1033" w:author="樱酱 钉宫" w:date="2023-11-12T00:36:00Z">
        <w:r w:rsidDel="005A31DC">
          <w:rPr>
            <w:rFonts w:ascii="宋体" w:eastAsia="宋体" w:hAnsi="宋体" w:cs="宋体" w:hint="eastAsia"/>
            <w:color w:val="000000" w:themeColor="text1"/>
            <w:sz w:val="24"/>
            <w:szCs w:val="24"/>
          </w:rPr>
          <w:delText>使用的工具还原规整、设备摆放工整、设备手提箱的规整等。</w:delText>
        </w:r>
      </w:del>
    </w:p>
    <w:p w14:paraId="1862256C" w14:textId="3F6526AF" w:rsidR="008648E1" w:rsidDel="005A31DC" w:rsidRDefault="00F50128">
      <w:pPr>
        <w:numPr>
          <w:ilvl w:val="0"/>
          <w:numId w:val="1"/>
        </w:numPr>
        <w:spacing w:line="400" w:lineRule="exact"/>
        <w:ind w:left="839"/>
        <w:rPr>
          <w:del w:id="1034" w:author="樱酱 钉宫" w:date="2023-11-12T00:36:00Z"/>
          <w:rFonts w:ascii="宋体" w:eastAsia="宋体" w:hAnsi="宋体" w:cs="宋体"/>
          <w:color w:val="000000" w:themeColor="text1"/>
          <w:sz w:val="24"/>
          <w:szCs w:val="24"/>
        </w:rPr>
      </w:pPr>
      <w:del w:id="1035" w:author="樱酱 钉宫" w:date="2023-11-12T00:36:00Z">
        <w:r w:rsidDel="005A31DC">
          <w:rPr>
            <w:rFonts w:ascii="宋体" w:eastAsia="宋体" w:hAnsi="宋体" w:cs="宋体" w:hint="eastAsia"/>
            <w:color w:val="000000" w:themeColor="text1"/>
            <w:sz w:val="24"/>
            <w:szCs w:val="24"/>
          </w:rPr>
          <w:delText>工位设备装整齐、设备部件均匀排布、布线合理美观等。</w:delText>
        </w:r>
      </w:del>
    </w:p>
    <w:p w14:paraId="08426ED6" w14:textId="1237B594" w:rsidR="00ED76A6" w:rsidDel="005A31DC" w:rsidRDefault="00ED76A6">
      <w:pPr>
        <w:widowControl/>
        <w:jc w:val="left"/>
        <w:rPr>
          <w:del w:id="1036" w:author="樱酱 钉宫" w:date="2023-11-12T00:36:00Z"/>
          <w:rFonts w:ascii="宋体" w:eastAsia="宋体" w:hAnsi="宋体"/>
          <w:b/>
          <w:bCs/>
          <w:color w:val="000000" w:themeColor="text1"/>
          <w:kern w:val="0"/>
          <w:sz w:val="30"/>
          <w:szCs w:val="30"/>
          <w:lang w:bidi="zh-CN"/>
        </w:rPr>
      </w:pPr>
      <w:del w:id="1037" w:author="樱酱 钉宫" w:date="2023-11-12T00:36:00Z">
        <w:r w:rsidDel="005A31DC">
          <w:rPr>
            <w:rFonts w:ascii="宋体" w:hAnsi="宋体"/>
            <w:color w:val="000000" w:themeColor="text1"/>
            <w:sz w:val="30"/>
            <w:szCs w:val="30"/>
          </w:rPr>
          <w:br w:type="page"/>
        </w:r>
      </w:del>
    </w:p>
    <w:p w14:paraId="77A2CFF8" w14:textId="5D936A56" w:rsidR="008648E1" w:rsidDel="005A31DC" w:rsidRDefault="00F50128">
      <w:pPr>
        <w:pStyle w:val="2"/>
        <w:rPr>
          <w:del w:id="1038" w:author="樱酱 钉宫" w:date="2023-11-12T00:36:00Z"/>
          <w:rFonts w:ascii="宋体" w:hAnsi="宋体"/>
          <w:color w:val="000000" w:themeColor="text1"/>
          <w:sz w:val="30"/>
          <w:szCs w:val="30"/>
        </w:rPr>
      </w:pPr>
      <w:del w:id="1039" w:author="樱酱 钉宫" w:date="2023-11-12T00:36:00Z">
        <w:r w:rsidDel="005A31DC">
          <w:rPr>
            <w:rFonts w:ascii="宋体" w:hAnsi="宋体" w:hint="eastAsia"/>
            <w:color w:val="000000" w:themeColor="text1"/>
            <w:sz w:val="30"/>
            <w:szCs w:val="30"/>
            <w:lang w:val="en-US"/>
          </w:rPr>
          <w:delText>模块二 物联网应用</w:delText>
        </w:r>
        <w:r w:rsidDel="005A31DC">
          <w:rPr>
            <w:rFonts w:ascii="宋体" w:hAnsi="宋体" w:hint="eastAsia"/>
            <w:color w:val="000000" w:themeColor="text1"/>
            <w:sz w:val="30"/>
            <w:szCs w:val="30"/>
          </w:rPr>
          <w:delText>开发</w:delText>
        </w:r>
        <w:r w:rsidDel="005A31DC">
          <w:rPr>
            <w:rFonts w:ascii="宋体" w:hAnsi="宋体" w:hint="eastAsia"/>
            <w:color w:val="000000" w:themeColor="text1"/>
            <w:sz w:val="30"/>
            <w:szCs w:val="30"/>
            <w:lang w:val="en-US"/>
          </w:rPr>
          <w:delText>与</w:delText>
        </w:r>
        <w:r w:rsidDel="005A31DC">
          <w:rPr>
            <w:rFonts w:ascii="宋体" w:hAnsi="宋体" w:hint="eastAsia"/>
            <w:color w:val="000000" w:themeColor="text1"/>
            <w:sz w:val="30"/>
            <w:szCs w:val="30"/>
          </w:rPr>
          <w:delText>调试（</w:delText>
        </w:r>
        <w:r w:rsidDel="005A31DC">
          <w:rPr>
            <w:rFonts w:ascii="宋体" w:hAnsi="宋体"/>
            <w:color w:val="000000" w:themeColor="text1"/>
            <w:sz w:val="30"/>
            <w:szCs w:val="30"/>
            <w:lang w:val="en-US"/>
          </w:rPr>
          <w:delText>6</w:delText>
        </w:r>
        <w:r w:rsidDel="005A31DC">
          <w:rPr>
            <w:rFonts w:ascii="宋体" w:hAnsi="宋体" w:hint="eastAsia"/>
            <w:color w:val="000000" w:themeColor="text1"/>
            <w:sz w:val="30"/>
            <w:szCs w:val="30"/>
            <w:lang w:val="en-US"/>
          </w:rPr>
          <w:delText>0</w:delText>
        </w:r>
        <w:r w:rsidDel="005A31DC">
          <w:rPr>
            <w:rFonts w:ascii="宋体" w:hAnsi="宋体" w:hint="eastAsia"/>
            <w:color w:val="000000" w:themeColor="text1"/>
            <w:sz w:val="30"/>
            <w:szCs w:val="30"/>
          </w:rPr>
          <w:delText>分）</w:delText>
        </w:r>
      </w:del>
    </w:p>
    <w:p w14:paraId="3C116131" w14:textId="2C6BDE81" w:rsidR="008648E1" w:rsidDel="005A31DC" w:rsidRDefault="00F50128">
      <w:pPr>
        <w:ind w:firstLineChars="200" w:firstLine="420"/>
        <w:rPr>
          <w:del w:id="1040" w:author="樱酱 钉宫" w:date="2023-11-12T00:36:00Z"/>
          <w:color w:val="000000" w:themeColor="text1"/>
        </w:rPr>
      </w:pPr>
      <w:del w:id="1041" w:author="樱酱 钉宫" w:date="2023-11-12T00:36:00Z">
        <w:r w:rsidDel="005A31DC">
          <w:rPr>
            <w:rFonts w:hint="eastAsia"/>
            <w:b/>
            <w:color w:val="000000" w:themeColor="text1"/>
          </w:rPr>
          <w:delText>*</w:delText>
        </w:r>
        <w:r w:rsidDel="005A31DC">
          <w:rPr>
            <w:rFonts w:hint="eastAsia"/>
            <w:color w:val="000000" w:themeColor="text1"/>
          </w:rPr>
          <w:delText>注：根据要求完成相应的任务，本模块的结果文件需保存到</w:delText>
        </w:r>
        <w:r w:rsidDel="005A31DC">
          <w:rPr>
            <w:rFonts w:hint="eastAsia"/>
            <w:b/>
            <w:color w:val="000000" w:themeColor="text1"/>
          </w:rPr>
          <w:delText>服务器电脑上的“D:\提交资料\模块二”</w:delText>
        </w:r>
        <w:r w:rsidDel="005A31DC">
          <w:rPr>
            <w:rFonts w:hint="eastAsia"/>
            <w:color w:val="000000" w:themeColor="text1"/>
          </w:rPr>
          <w:delText>文件夹下。同时将该文件夹全部拷贝到赛事统一发放的U盘根目录下。比赛结束后该U盘作为比赛成果提交。</w:delText>
        </w:r>
      </w:del>
    </w:p>
    <w:p w14:paraId="01CA77A3" w14:textId="152636F4" w:rsidR="008648E1" w:rsidDel="005A31DC" w:rsidRDefault="00F50128">
      <w:pPr>
        <w:pStyle w:val="3"/>
        <w:spacing w:before="200" w:after="0"/>
        <w:rPr>
          <w:del w:id="1042" w:author="樱酱 钉宫" w:date="2023-11-12T00:36:00Z"/>
          <w:color w:val="000000" w:themeColor="text1"/>
          <w:sz w:val="28"/>
          <w:szCs w:val="24"/>
        </w:rPr>
      </w:pPr>
      <w:del w:id="1043"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2-1 </w:delText>
        </w:r>
        <w:r w:rsidDel="005A31DC">
          <w:rPr>
            <w:rFonts w:hint="eastAsia"/>
            <w:color w:val="000000" w:themeColor="text1"/>
            <w:sz w:val="28"/>
            <w:szCs w:val="24"/>
          </w:rPr>
          <w:delText>物联网项目原型设计</w:delText>
        </w:r>
      </w:del>
    </w:p>
    <w:p w14:paraId="4F5C4BBB" w14:textId="67BC6142" w:rsidR="008648E1" w:rsidDel="005A31DC" w:rsidRDefault="00F50128">
      <w:pPr>
        <w:spacing w:line="400" w:lineRule="exact"/>
        <w:rPr>
          <w:del w:id="1044" w:author="樱酱 钉宫" w:date="2023-11-12T00:36:00Z"/>
          <w:rFonts w:ascii="宋体" w:eastAsia="宋体" w:hAnsi="宋体" w:cs="宋体"/>
          <w:b/>
          <w:bCs/>
          <w:color w:val="000000" w:themeColor="text1"/>
          <w:spacing w:val="-10"/>
          <w:sz w:val="24"/>
          <w:szCs w:val="24"/>
          <w:u w:color="000000"/>
        </w:rPr>
      </w:pPr>
      <w:del w:id="1045"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22D22286" w14:textId="15476967" w:rsidR="008648E1" w:rsidDel="005A31DC" w:rsidRDefault="00F50128">
      <w:pPr>
        <w:spacing w:line="400" w:lineRule="exact"/>
        <w:ind w:firstLineChars="200" w:firstLine="480"/>
        <w:rPr>
          <w:del w:id="1046" w:author="樱酱 钉宫" w:date="2023-11-12T00:36:00Z"/>
          <w:rFonts w:ascii="宋体" w:eastAsia="宋体" w:hAnsi="宋体" w:cs="宋体"/>
          <w:color w:val="000000" w:themeColor="text1"/>
          <w:sz w:val="24"/>
          <w:szCs w:val="24"/>
        </w:rPr>
      </w:pPr>
      <w:del w:id="1047" w:author="樱酱 钉宫" w:date="2023-11-12T00:36:00Z">
        <w:r w:rsidDel="005A31DC">
          <w:rPr>
            <w:rFonts w:ascii="宋体" w:eastAsia="宋体" w:hAnsi="宋体" w:cs="宋体" w:hint="eastAsia"/>
            <w:color w:val="000000" w:themeColor="text1"/>
            <w:sz w:val="24"/>
            <w:szCs w:val="24"/>
          </w:rPr>
          <w:delText>请参赛选手根据U盘提供不完全的原型设计文件-“数据集实例（不全）.rp”，完成如下任务要求。</w:delText>
        </w:r>
      </w:del>
    </w:p>
    <w:p w14:paraId="72833423" w14:textId="6854537B" w:rsidR="008648E1" w:rsidDel="005A31DC" w:rsidRDefault="00F50128">
      <w:pPr>
        <w:spacing w:line="400" w:lineRule="exact"/>
        <w:ind w:firstLineChars="200" w:firstLine="480"/>
        <w:rPr>
          <w:del w:id="1048" w:author="樱酱 钉宫" w:date="2023-11-12T00:36:00Z"/>
          <w:rFonts w:ascii="宋体" w:eastAsia="宋体" w:hAnsi="宋体" w:cs="宋体"/>
          <w:color w:val="000000" w:themeColor="text1"/>
          <w:sz w:val="24"/>
          <w:szCs w:val="24"/>
        </w:rPr>
      </w:pPr>
      <w:del w:id="1049" w:author="樱酱 钉宫" w:date="2023-11-12T00:36:00Z">
        <w:r w:rsidDel="005A31DC">
          <w:rPr>
            <w:rFonts w:ascii="宋体" w:eastAsia="宋体" w:hAnsi="宋体" w:cs="宋体" w:hint="eastAsia"/>
            <w:color w:val="000000" w:themeColor="text1"/>
            <w:sz w:val="24"/>
            <w:szCs w:val="24"/>
          </w:rPr>
          <w:delText>完成原型界面功能如下：</w:delText>
        </w:r>
      </w:del>
    </w:p>
    <w:p w14:paraId="2E740B2B" w14:textId="34F2EBDC" w:rsidR="008648E1" w:rsidDel="005A31DC" w:rsidRDefault="00F50128">
      <w:pPr>
        <w:rPr>
          <w:del w:id="1050" w:author="樱酱 钉宫" w:date="2023-11-12T00:36:00Z"/>
          <w:color w:val="000000" w:themeColor="text1"/>
        </w:rPr>
      </w:pPr>
      <w:del w:id="1051" w:author="樱酱 钉宫" w:date="2023-11-12T00:36:00Z">
        <w:r w:rsidDel="005A31DC">
          <w:rPr>
            <w:noProof/>
            <w:color w:val="000000" w:themeColor="text1"/>
          </w:rPr>
          <w:drawing>
            <wp:inline distT="0" distB="0" distL="0" distR="0" wp14:anchorId="62334E6F" wp14:editId="6554DB3A">
              <wp:extent cx="5270500" cy="2778125"/>
              <wp:effectExtent l="0" t="0" r="635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2"/>
                      <a:stretch>
                        <a:fillRect/>
                      </a:stretch>
                    </pic:blipFill>
                    <pic:spPr>
                      <a:xfrm>
                        <a:off x="0" y="0"/>
                        <a:ext cx="5270500" cy="2778125"/>
                      </a:xfrm>
                      <a:prstGeom prst="rect">
                        <a:avLst/>
                      </a:prstGeom>
                    </pic:spPr>
                  </pic:pic>
                </a:graphicData>
              </a:graphic>
            </wp:inline>
          </w:drawing>
        </w:r>
      </w:del>
    </w:p>
    <w:p w14:paraId="34DD2C31" w14:textId="0DE9E8D8" w:rsidR="008648E1" w:rsidDel="005A31DC" w:rsidRDefault="00F50128">
      <w:pPr>
        <w:numPr>
          <w:ilvl w:val="0"/>
          <w:numId w:val="1"/>
        </w:numPr>
        <w:spacing w:line="400" w:lineRule="exact"/>
        <w:ind w:left="839"/>
        <w:rPr>
          <w:del w:id="1052" w:author="樱酱 钉宫" w:date="2023-11-12T00:36:00Z"/>
          <w:rFonts w:ascii="宋体" w:eastAsia="宋体" w:hAnsi="宋体" w:cs="宋体"/>
          <w:color w:val="000000" w:themeColor="text1"/>
          <w:sz w:val="24"/>
          <w:szCs w:val="24"/>
        </w:rPr>
      </w:pPr>
      <w:del w:id="1053" w:author="樱酱 钉宫" w:date="2023-11-12T00:36:00Z">
        <w:r w:rsidDel="005A31DC">
          <w:rPr>
            <w:rFonts w:ascii="宋体" w:eastAsia="宋体" w:hAnsi="宋体" w:cs="宋体" w:hint="eastAsia"/>
            <w:color w:val="000000" w:themeColor="text1"/>
            <w:sz w:val="24"/>
            <w:szCs w:val="24"/>
          </w:rPr>
          <w:delText>用例1：”网关在线记录-不全.rp“底图上已经添加图中8条数据的list，要求正常显示出来；</w:delText>
        </w:r>
      </w:del>
    </w:p>
    <w:p w14:paraId="23F516CA" w14:textId="7ED61DDB" w:rsidR="008648E1" w:rsidDel="005A31DC" w:rsidRDefault="00F50128">
      <w:pPr>
        <w:numPr>
          <w:ilvl w:val="0"/>
          <w:numId w:val="1"/>
        </w:numPr>
        <w:spacing w:line="400" w:lineRule="exact"/>
        <w:ind w:left="839"/>
        <w:rPr>
          <w:del w:id="1054" w:author="樱酱 钉宫" w:date="2023-11-12T00:36:00Z"/>
          <w:rFonts w:ascii="宋体" w:eastAsia="宋体" w:hAnsi="宋体" w:cs="宋体"/>
          <w:color w:val="000000" w:themeColor="text1"/>
          <w:sz w:val="24"/>
          <w:szCs w:val="24"/>
        </w:rPr>
      </w:pPr>
      <w:del w:id="1055" w:author="樱酱 钉宫" w:date="2023-11-12T00:36:00Z">
        <w:r w:rsidDel="005A31DC">
          <w:rPr>
            <w:rFonts w:ascii="宋体" w:eastAsia="宋体" w:hAnsi="宋体" w:cs="宋体" w:hint="eastAsia"/>
            <w:color w:val="000000" w:themeColor="text1"/>
            <w:sz w:val="24"/>
            <w:szCs w:val="24"/>
          </w:rPr>
          <w:delText>用例2：新增，实现在数据集最后添加一条记录，同时页面数量相应增加1条；使总条数超过10条显示页数加1页；</w:delText>
        </w:r>
      </w:del>
    </w:p>
    <w:p w14:paraId="0C7805B3" w14:textId="5E1054AA" w:rsidR="008648E1" w:rsidDel="005A31DC" w:rsidRDefault="00F50128">
      <w:pPr>
        <w:numPr>
          <w:ilvl w:val="0"/>
          <w:numId w:val="1"/>
        </w:numPr>
        <w:spacing w:line="400" w:lineRule="exact"/>
        <w:ind w:left="839"/>
        <w:rPr>
          <w:del w:id="1056" w:author="樱酱 钉宫" w:date="2023-11-12T00:36:00Z"/>
          <w:rFonts w:ascii="宋体" w:eastAsia="宋体" w:hAnsi="宋体" w:cs="宋体"/>
          <w:color w:val="000000" w:themeColor="text1"/>
          <w:sz w:val="24"/>
          <w:szCs w:val="24"/>
        </w:rPr>
      </w:pPr>
      <w:del w:id="1057" w:author="樱酱 钉宫" w:date="2023-11-12T00:36:00Z">
        <w:r w:rsidDel="005A31DC">
          <w:rPr>
            <w:rFonts w:ascii="宋体" w:eastAsia="宋体" w:hAnsi="宋体" w:cs="宋体" w:hint="eastAsia"/>
            <w:color w:val="000000" w:themeColor="text1"/>
            <w:sz w:val="24"/>
            <w:szCs w:val="24"/>
          </w:rPr>
          <w:delText>用例3：上一页，实现向前翻页，到第1页停止；</w:delText>
        </w:r>
      </w:del>
    </w:p>
    <w:p w14:paraId="737F4DFC" w14:textId="233BAF4A" w:rsidR="008648E1" w:rsidDel="005A31DC" w:rsidRDefault="00F50128">
      <w:pPr>
        <w:numPr>
          <w:ilvl w:val="0"/>
          <w:numId w:val="1"/>
        </w:numPr>
        <w:spacing w:line="400" w:lineRule="exact"/>
        <w:ind w:left="839"/>
        <w:rPr>
          <w:del w:id="1058" w:author="樱酱 钉宫" w:date="2023-11-12T00:36:00Z"/>
          <w:rFonts w:ascii="宋体" w:eastAsia="宋体" w:hAnsi="宋体" w:cs="宋体"/>
          <w:color w:val="000000" w:themeColor="text1"/>
          <w:sz w:val="24"/>
          <w:szCs w:val="24"/>
        </w:rPr>
      </w:pPr>
      <w:del w:id="1059" w:author="樱酱 钉宫" w:date="2023-11-12T00:36:00Z">
        <w:r w:rsidDel="005A31DC">
          <w:rPr>
            <w:rFonts w:ascii="宋体" w:eastAsia="宋体" w:hAnsi="宋体" w:cs="宋体" w:hint="eastAsia"/>
            <w:color w:val="000000" w:themeColor="text1"/>
            <w:sz w:val="24"/>
            <w:szCs w:val="24"/>
          </w:rPr>
          <w:delText>用例4：下一页，实现向后翻页，到最后1页停止；</w:delText>
        </w:r>
      </w:del>
    </w:p>
    <w:p w14:paraId="75DFB1F5" w14:textId="079BC2B7" w:rsidR="008648E1" w:rsidDel="005A31DC" w:rsidRDefault="00F50128">
      <w:pPr>
        <w:numPr>
          <w:ilvl w:val="0"/>
          <w:numId w:val="1"/>
        </w:numPr>
        <w:spacing w:line="400" w:lineRule="exact"/>
        <w:ind w:left="839"/>
        <w:rPr>
          <w:del w:id="1060" w:author="樱酱 钉宫" w:date="2023-11-12T00:36:00Z"/>
          <w:rFonts w:ascii="宋体" w:eastAsia="宋体" w:hAnsi="宋体" w:cs="宋体"/>
          <w:color w:val="000000" w:themeColor="text1"/>
          <w:sz w:val="24"/>
          <w:szCs w:val="24"/>
        </w:rPr>
      </w:pPr>
      <w:del w:id="1061" w:author="樱酱 钉宫" w:date="2023-11-12T00:36:00Z">
        <w:r w:rsidDel="005A31DC">
          <w:rPr>
            <w:rFonts w:ascii="宋体" w:eastAsia="宋体" w:hAnsi="宋体" w:cs="宋体" w:hint="eastAsia"/>
            <w:color w:val="000000" w:themeColor="text1"/>
            <w:sz w:val="24"/>
            <w:szCs w:val="24"/>
          </w:rPr>
          <w:delText>用例5：升序，实现数据集按时间升序排列，同时显示第一页；</w:delText>
        </w:r>
      </w:del>
    </w:p>
    <w:p w14:paraId="21BAF61F" w14:textId="5553801D" w:rsidR="008648E1" w:rsidDel="005A31DC" w:rsidRDefault="00F50128">
      <w:pPr>
        <w:numPr>
          <w:ilvl w:val="0"/>
          <w:numId w:val="1"/>
        </w:numPr>
        <w:spacing w:line="400" w:lineRule="exact"/>
        <w:ind w:left="839"/>
        <w:rPr>
          <w:del w:id="1062" w:author="樱酱 钉宫" w:date="2023-11-12T00:36:00Z"/>
          <w:rFonts w:ascii="宋体" w:eastAsia="宋体" w:hAnsi="宋体" w:cs="宋体"/>
          <w:color w:val="000000" w:themeColor="text1"/>
          <w:sz w:val="24"/>
          <w:szCs w:val="24"/>
        </w:rPr>
      </w:pPr>
      <w:del w:id="1063" w:author="樱酱 钉宫" w:date="2023-11-12T00:36:00Z">
        <w:r w:rsidDel="005A31DC">
          <w:rPr>
            <w:rFonts w:ascii="宋体" w:eastAsia="宋体" w:hAnsi="宋体" w:cs="宋体" w:hint="eastAsia"/>
            <w:color w:val="000000" w:themeColor="text1"/>
            <w:sz w:val="24"/>
            <w:szCs w:val="24"/>
          </w:rPr>
          <w:delText>用例6：降序，实现数据集按时间降序排列，同时显示第一页；</w:delText>
        </w:r>
      </w:del>
    </w:p>
    <w:p w14:paraId="1C80CF51" w14:textId="43115B2A" w:rsidR="008648E1" w:rsidDel="005A31DC" w:rsidRDefault="00F50128">
      <w:pPr>
        <w:numPr>
          <w:ilvl w:val="0"/>
          <w:numId w:val="1"/>
        </w:numPr>
        <w:spacing w:line="400" w:lineRule="exact"/>
        <w:ind w:left="839"/>
        <w:rPr>
          <w:del w:id="1064" w:author="樱酱 钉宫" w:date="2023-11-12T00:36:00Z"/>
          <w:rFonts w:ascii="宋体" w:eastAsia="宋体" w:hAnsi="宋体" w:cs="宋体"/>
          <w:color w:val="000000" w:themeColor="text1"/>
          <w:sz w:val="24"/>
          <w:szCs w:val="24"/>
        </w:rPr>
      </w:pPr>
      <w:del w:id="1065" w:author="樱酱 钉宫" w:date="2023-11-12T00:36:00Z">
        <w:r w:rsidDel="005A31DC">
          <w:rPr>
            <w:rFonts w:ascii="宋体" w:eastAsia="宋体" w:hAnsi="宋体" w:cs="宋体" w:hint="eastAsia"/>
            <w:color w:val="000000" w:themeColor="text1"/>
            <w:sz w:val="24"/>
            <w:szCs w:val="24"/>
          </w:rPr>
          <w:delText>用例7：单个删除，删除按钮所在行数据被删除，同时页面数量相应减少1条；</w:delText>
        </w:r>
      </w:del>
    </w:p>
    <w:p w14:paraId="149E17EB" w14:textId="73B95D19" w:rsidR="008648E1" w:rsidDel="005A31DC" w:rsidRDefault="00F50128">
      <w:pPr>
        <w:numPr>
          <w:ilvl w:val="0"/>
          <w:numId w:val="1"/>
        </w:numPr>
        <w:spacing w:line="400" w:lineRule="exact"/>
        <w:ind w:left="839"/>
        <w:rPr>
          <w:del w:id="1066" w:author="樱酱 钉宫" w:date="2023-11-12T00:36:00Z"/>
          <w:rFonts w:ascii="宋体" w:eastAsia="宋体" w:hAnsi="宋体" w:cs="宋体"/>
          <w:color w:val="000000" w:themeColor="text1"/>
          <w:sz w:val="24"/>
          <w:szCs w:val="24"/>
        </w:rPr>
      </w:pPr>
      <w:del w:id="1067" w:author="樱酱 钉宫" w:date="2023-11-12T00:36:00Z">
        <w:r w:rsidDel="005A31DC">
          <w:rPr>
            <w:rFonts w:ascii="宋体" w:eastAsia="宋体" w:hAnsi="宋体" w:cs="宋体" w:hint="eastAsia"/>
            <w:color w:val="000000" w:themeColor="text1"/>
            <w:sz w:val="24"/>
            <w:szCs w:val="24"/>
          </w:rPr>
          <w:delText>用例8：图片列显示网关图片。</w:delText>
        </w:r>
      </w:del>
    </w:p>
    <w:p w14:paraId="10083C69" w14:textId="06442410" w:rsidR="008648E1" w:rsidDel="005A31DC" w:rsidRDefault="00F50128">
      <w:pPr>
        <w:spacing w:line="400" w:lineRule="exact"/>
        <w:rPr>
          <w:del w:id="1068" w:author="樱酱 钉宫" w:date="2023-11-12T00:36:00Z"/>
          <w:rFonts w:ascii="宋体" w:eastAsia="宋体" w:hAnsi="宋体" w:cs="宋体"/>
          <w:b/>
          <w:bCs/>
          <w:color w:val="000000" w:themeColor="text1"/>
          <w:spacing w:val="-10"/>
          <w:sz w:val="24"/>
          <w:szCs w:val="24"/>
          <w:u w:color="000000"/>
        </w:rPr>
      </w:pPr>
      <w:del w:id="1069"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270237CD" w14:textId="030F7797" w:rsidR="008648E1" w:rsidDel="005A31DC" w:rsidRDefault="00F50128">
      <w:pPr>
        <w:numPr>
          <w:ilvl w:val="0"/>
          <w:numId w:val="2"/>
        </w:numPr>
        <w:spacing w:line="400" w:lineRule="exact"/>
        <w:ind w:left="839"/>
        <w:rPr>
          <w:del w:id="1070" w:author="樱酱 钉宫" w:date="2023-11-12T00:36:00Z"/>
          <w:rFonts w:ascii="Times New Roman" w:eastAsia="宋体" w:hAnsi="Times New Roman" w:cs="宋体"/>
          <w:bCs/>
          <w:color w:val="000000" w:themeColor="text1"/>
          <w:sz w:val="24"/>
          <w:szCs w:val="24"/>
          <w:lang w:val="zh-Hans"/>
        </w:rPr>
      </w:pPr>
      <w:del w:id="1071" w:author="樱酱 钉宫" w:date="2023-11-12T00:36:00Z">
        <w:r w:rsidDel="005A31DC">
          <w:rPr>
            <w:rFonts w:ascii="Times New Roman" w:eastAsia="宋体" w:hAnsi="Times New Roman" w:cs="宋体" w:hint="eastAsia"/>
            <w:bCs/>
            <w:color w:val="000000" w:themeColor="text1"/>
            <w:sz w:val="24"/>
            <w:szCs w:val="24"/>
          </w:rPr>
          <w:delText>完成以上功能，将生成的</w:delText>
        </w:r>
        <w:r w:rsidDel="005A31DC">
          <w:rPr>
            <w:rFonts w:ascii="Times New Roman" w:eastAsia="宋体" w:hAnsi="Times New Roman" w:cs="宋体" w:hint="eastAsia"/>
            <w:bCs/>
            <w:color w:val="000000" w:themeColor="text1"/>
            <w:sz w:val="24"/>
            <w:szCs w:val="24"/>
          </w:rPr>
          <w:delText>Axure</w:delText>
        </w:r>
        <w:r w:rsidDel="005A31DC">
          <w:rPr>
            <w:rFonts w:ascii="Times New Roman" w:eastAsia="宋体" w:hAnsi="Times New Roman" w:cs="宋体" w:hint="eastAsia"/>
            <w:bCs/>
            <w:color w:val="000000" w:themeColor="text1"/>
            <w:sz w:val="24"/>
            <w:szCs w:val="24"/>
          </w:rPr>
          <w:delText>工程文件另存为“</w:delText>
        </w:r>
        <w:r w:rsidDel="005A31DC">
          <w:rPr>
            <w:rFonts w:ascii="Times New Roman" w:eastAsia="宋体" w:hAnsi="Times New Roman" w:cs="宋体" w:hint="eastAsia"/>
            <w:bCs/>
            <w:color w:val="000000" w:themeColor="text1"/>
            <w:sz w:val="24"/>
            <w:szCs w:val="24"/>
          </w:rPr>
          <w:delText>B-1-</w:delText>
        </w:r>
        <w:r w:rsidDel="005A31DC">
          <w:rPr>
            <w:rFonts w:ascii="Times New Roman" w:eastAsia="宋体" w:hAnsi="Times New Roman" w:cs="宋体" w:hint="eastAsia"/>
            <w:bCs/>
            <w:color w:val="000000" w:themeColor="text1"/>
            <w:sz w:val="24"/>
            <w:szCs w:val="24"/>
          </w:rPr>
          <w:delText>原型设计</w:delText>
        </w:r>
        <w:r w:rsidDel="005A31DC">
          <w:rPr>
            <w:rFonts w:ascii="Times New Roman" w:eastAsia="宋体" w:hAnsi="Times New Roman" w:cs="宋体" w:hint="eastAsia"/>
            <w:bCs/>
            <w:color w:val="000000" w:themeColor="text1"/>
            <w:sz w:val="24"/>
            <w:szCs w:val="24"/>
          </w:rPr>
          <w:delText>.rp</w:delText>
        </w:r>
        <w:r w:rsidDel="005A31DC">
          <w:rPr>
            <w:rFonts w:ascii="Times New Roman" w:eastAsia="宋体" w:hAnsi="Times New Roman" w:cs="宋体" w:hint="eastAsia"/>
            <w:bCs/>
            <w:color w:val="000000" w:themeColor="text1"/>
            <w:sz w:val="24"/>
            <w:szCs w:val="24"/>
          </w:rPr>
          <w:delText>”。</w:delText>
        </w:r>
      </w:del>
    </w:p>
    <w:p w14:paraId="1B237B08" w14:textId="146EA4D8" w:rsidR="008648E1" w:rsidDel="005A31DC" w:rsidRDefault="00F50128">
      <w:pPr>
        <w:pStyle w:val="3"/>
        <w:spacing w:before="200" w:after="0"/>
        <w:rPr>
          <w:del w:id="1072" w:author="樱酱 钉宫" w:date="2023-11-12T00:36:00Z"/>
          <w:color w:val="000000" w:themeColor="text1"/>
          <w:sz w:val="28"/>
          <w:szCs w:val="24"/>
        </w:rPr>
      </w:pPr>
      <w:del w:id="1073"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2-2 </w:delText>
        </w:r>
        <w:r w:rsidDel="005A31DC">
          <w:rPr>
            <w:rFonts w:hint="eastAsia"/>
            <w:color w:val="000000" w:themeColor="text1"/>
            <w:sz w:val="28"/>
            <w:szCs w:val="24"/>
          </w:rPr>
          <w:delText>密码输入反馈模块</w:delText>
        </w:r>
      </w:del>
    </w:p>
    <w:p w14:paraId="3B33A74A" w14:textId="4C7AB0B9" w:rsidR="008648E1" w:rsidDel="005A31DC" w:rsidRDefault="00F50128">
      <w:pPr>
        <w:spacing w:line="400" w:lineRule="exact"/>
        <w:ind w:firstLineChars="200" w:firstLine="480"/>
        <w:rPr>
          <w:del w:id="1074" w:author="樱酱 钉宫" w:date="2023-11-12T00:36:00Z"/>
          <w:rFonts w:ascii="宋体" w:eastAsia="宋体" w:hAnsi="宋体" w:cs="宋体"/>
          <w:color w:val="000000" w:themeColor="text1"/>
          <w:sz w:val="24"/>
          <w:szCs w:val="24"/>
        </w:rPr>
      </w:pPr>
      <w:del w:id="1075" w:author="樱酱 钉宫" w:date="2023-11-12T00:36:00Z">
        <w:r w:rsidDel="005A31DC">
          <w:rPr>
            <w:rFonts w:ascii="宋体" w:eastAsia="宋体" w:hAnsi="宋体" w:cs="宋体" w:hint="eastAsia"/>
            <w:color w:val="000000" w:themeColor="text1"/>
            <w:sz w:val="24"/>
            <w:szCs w:val="24"/>
          </w:rPr>
          <w:delText>新建IAR工程文件，完成按键控制ZigBee（黑色）板上的灯及外接的灯泡，灯模拟密码解密显示功能，解密的密码为C639（从左到右）用ZigBee模块上的4颗灯(D4、D3、D6、D5)从左到右分别代表二进制的高位至低位(四字，1亮，0灭)，通过二进制显示的方式显示相应的某位数字的密码。</w:delText>
        </w:r>
      </w:del>
    </w:p>
    <w:p w14:paraId="47A5A35D" w14:textId="70664392" w:rsidR="008648E1" w:rsidDel="005A31DC" w:rsidRDefault="00F50128">
      <w:pPr>
        <w:spacing w:line="400" w:lineRule="exact"/>
        <w:rPr>
          <w:del w:id="1076" w:author="樱酱 钉宫" w:date="2023-11-12T00:36:00Z"/>
          <w:rFonts w:ascii="宋体" w:eastAsia="宋体" w:hAnsi="宋体" w:cs="宋体"/>
          <w:b/>
          <w:bCs/>
          <w:color w:val="000000" w:themeColor="text1"/>
          <w:spacing w:val="-10"/>
          <w:sz w:val="24"/>
          <w:szCs w:val="24"/>
          <w:u w:color="000000"/>
        </w:rPr>
      </w:pPr>
      <w:del w:id="1077"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38790CB0" w14:textId="07583D92" w:rsidR="008648E1" w:rsidDel="005A31DC" w:rsidRDefault="00F50128">
      <w:pPr>
        <w:pStyle w:val="afb"/>
        <w:numPr>
          <w:ilvl w:val="0"/>
          <w:numId w:val="4"/>
        </w:numPr>
        <w:spacing w:line="360" w:lineRule="auto"/>
        <w:ind w:firstLineChars="0"/>
        <w:rPr>
          <w:del w:id="1078" w:author="樱酱 钉宫" w:date="2023-11-12T00:36:00Z"/>
          <w:rFonts w:ascii="宋体" w:eastAsia="宋体" w:hAnsi="宋体" w:cs="宋体"/>
          <w:color w:val="000000" w:themeColor="text1"/>
          <w:sz w:val="24"/>
          <w:szCs w:val="24"/>
        </w:rPr>
      </w:pPr>
      <w:del w:id="1079" w:author="樱酱 钉宫" w:date="2023-11-12T00:36:00Z">
        <w:r w:rsidDel="005A31DC">
          <w:rPr>
            <w:rFonts w:ascii="宋体" w:eastAsia="宋体" w:hAnsi="宋体" w:cs="宋体" w:hint="eastAsia"/>
            <w:color w:val="000000" w:themeColor="text1"/>
            <w:sz w:val="24"/>
            <w:szCs w:val="24"/>
          </w:rPr>
          <w:delText>程序开始运行；D4、D3、D6、D5灯亮；</w:delText>
        </w:r>
      </w:del>
    </w:p>
    <w:p w14:paraId="16E896FA" w14:textId="14672902" w:rsidR="008648E1" w:rsidDel="005A31DC" w:rsidRDefault="00F50128">
      <w:pPr>
        <w:pStyle w:val="afb"/>
        <w:numPr>
          <w:ilvl w:val="0"/>
          <w:numId w:val="4"/>
        </w:numPr>
        <w:spacing w:line="360" w:lineRule="auto"/>
        <w:ind w:firstLineChars="0"/>
        <w:rPr>
          <w:del w:id="1080" w:author="樱酱 钉宫" w:date="2023-11-12T00:36:00Z"/>
          <w:rFonts w:ascii="宋体" w:eastAsia="宋体" w:hAnsi="宋体" w:cs="宋体"/>
          <w:color w:val="000000" w:themeColor="text1"/>
          <w:sz w:val="24"/>
          <w:szCs w:val="24"/>
        </w:rPr>
      </w:pPr>
      <w:del w:id="1081" w:author="樱酱 钉宫" w:date="2023-11-12T00:36:00Z">
        <w:r w:rsidDel="005A31DC">
          <w:rPr>
            <w:rFonts w:ascii="宋体" w:eastAsia="宋体" w:hAnsi="宋体" w:cs="宋体" w:hint="eastAsia"/>
            <w:color w:val="000000" w:themeColor="text1"/>
            <w:sz w:val="24"/>
            <w:szCs w:val="24"/>
          </w:rPr>
          <w:delText>当第1次按下按键SW1后，显示第一位密码；</w:delText>
        </w:r>
      </w:del>
    </w:p>
    <w:p w14:paraId="73F4C2E5" w14:textId="54318A1C" w:rsidR="008648E1" w:rsidDel="005A31DC" w:rsidRDefault="00F50128">
      <w:pPr>
        <w:pStyle w:val="afb"/>
        <w:numPr>
          <w:ilvl w:val="0"/>
          <w:numId w:val="4"/>
        </w:numPr>
        <w:spacing w:line="360" w:lineRule="auto"/>
        <w:ind w:firstLineChars="0"/>
        <w:rPr>
          <w:del w:id="1082" w:author="樱酱 钉宫" w:date="2023-11-12T00:36:00Z"/>
          <w:rFonts w:ascii="宋体" w:eastAsia="宋体" w:hAnsi="宋体" w:cs="宋体"/>
          <w:color w:val="000000" w:themeColor="text1"/>
          <w:sz w:val="24"/>
          <w:szCs w:val="24"/>
        </w:rPr>
      </w:pPr>
      <w:del w:id="1083" w:author="樱酱 钉宫" w:date="2023-11-12T00:36:00Z">
        <w:r w:rsidDel="005A31DC">
          <w:rPr>
            <w:rFonts w:ascii="宋体" w:eastAsia="宋体" w:hAnsi="宋体" w:cs="宋体" w:hint="eastAsia"/>
            <w:color w:val="000000" w:themeColor="text1"/>
            <w:sz w:val="24"/>
            <w:szCs w:val="24"/>
          </w:rPr>
          <w:delText>当第2次按下按键SW1后，显示第二位密码；</w:delText>
        </w:r>
      </w:del>
    </w:p>
    <w:p w14:paraId="0FE5AF60" w14:textId="10D2B589" w:rsidR="008648E1" w:rsidDel="005A31DC" w:rsidRDefault="00F50128">
      <w:pPr>
        <w:pStyle w:val="afb"/>
        <w:numPr>
          <w:ilvl w:val="0"/>
          <w:numId w:val="4"/>
        </w:numPr>
        <w:spacing w:line="360" w:lineRule="auto"/>
        <w:ind w:firstLineChars="0"/>
        <w:rPr>
          <w:del w:id="1084" w:author="樱酱 钉宫" w:date="2023-11-12T00:36:00Z"/>
          <w:rFonts w:ascii="宋体" w:eastAsia="宋体" w:hAnsi="宋体" w:cs="宋体"/>
          <w:color w:val="000000" w:themeColor="text1"/>
          <w:sz w:val="24"/>
          <w:szCs w:val="24"/>
        </w:rPr>
      </w:pPr>
      <w:del w:id="1085" w:author="樱酱 钉宫" w:date="2023-11-12T00:36:00Z">
        <w:r w:rsidDel="005A31DC">
          <w:rPr>
            <w:rFonts w:ascii="宋体" w:eastAsia="宋体" w:hAnsi="宋体" w:cs="宋体" w:hint="eastAsia"/>
            <w:color w:val="000000" w:themeColor="text1"/>
            <w:sz w:val="24"/>
            <w:szCs w:val="24"/>
          </w:rPr>
          <w:delText>当第3次按下按键SW1后，显示第三位密码；</w:delText>
        </w:r>
      </w:del>
    </w:p>
    <w:p w14:paraId="7985A3CE" w14:textId="4EC629A1" w:rsidR="008648E1" w:rsidDel="005A31DC" w:rsidRDefault="00F50128">
      <w:pPr>
        <w:pStyle w:val="afb"/>
        <w:numPr>
          <w:ilvl w:val="0"/>
          <w:numId w:val="4"/>
        </w:numPr>
        <w:spacing w:line="360" w:lineRule="auto"/>
        <w:ind w:firstLineChars="0"/>
        <w:rPr>
          <w:del w:id="1086" w:author="樱酱 钉宫" w:date="2023-11-12T00:36:00Z"/>
          <w:rFonts w:ascii="宋体" w:eastAsia="宋体" w:hAnsi="宋体" w:cs="宋体"/>
          <w:color w:val="000000" w:themeColor="text1"/>
          <w:sz w:val="24"/>
          <w:szCs w:val="24"/>
        </w:rPr>
      </w:pPr>
      <w:del w:id="1087" w:author="樱酱 钉宫" w:date="2023-11-12T00:36:00Z">
        <w:r w:rsidDel="005A31DC">
          <w:rPr>
            <w:rFonts w:ascii="宋体" w:eastAsia="宋体" w:hAnsi="宋体" w:cs="宋体" w:hint="eastAsia"/>
            <w:color w:val="000000" w:themeColor="text1"/>
            <w:sz w:val="24"/>
            <w:szCs w:val="24"/>
          </w:rPr>
          <w:delText>当第4次按下按键SW1后，显示第四位密码，同时打开这块板上外接的灯泡；</w:delText>
        </w:r>
      </w:del>
    </w:p>
    <w:p w14:paraId="16E9FCF1" w14:textId="2D63571A" w:rsidR="008648E1" w:rsidDel="005A31DC" w:rsidRDefault="00F50128">
      <w:pPr>
        <w:pStyle w:val="afb"/>
        <w:numPr>
          <w:ilvl w:val="0"/>
          <w:numId w:val="4"/>
        </w:numPr>
        <w:spacing w:line="360" w:lineRule="auto"/>
        <w:ind w:firstLineChars="0"/>
        <w:rPr>
          <w:del w:id="1088" w:author="樱酱 钉宫" w:date="2023-11-12T00:36:00Z"/>
          <w:rFonts w:ascii="宋体" w:eastAsia="宋体" w:hAnsi="宋体" w:cs="宋体"/>
          <w:color w:val="000000" w:themeColor="text1"/>
          <w:sz w:val="24"/>
          <w:szCs w:val="24"/>
        </w:rPr>
      </w:pPr>
      <w:del w:id="1089" w:author="樱酱 钉宫" w:date="2023-11-12T00:36:00Z">
        <w:r w:rsidDel="005A31DC">
          <w:rPr>
            <w:rFonts w:ascii="宋体" w:eastAsia="宋体" w:hAnsi="宋体" w:cs="宋体" w:hint="eastAsia"/>
            <w:color w:val="000000" w:themeColor="text1"/>
            <w:sz w:val="24"/>
            <w:szCs w:val="24"/>
          </w:rPr>
          <w:delText>按下SW2键后，对这块板上的灯进行复位，板上的灯全亮，外接的灯泡灭；</w:delText>
        </w:r>
      </w:del>
    </w:p>
    <w:p w14:paraId="29995AA1" w14:textId="4B046AC4" w:rsidR="008648E1" w:rsidDel="005A31DC" w:rsidRDefault="00F50128">
      <w:pPr>
        <w:pStyle w:val="afb"/>
        <w:numPr>
          <w:ilvl w:val="0"/>
          <w:numId w:val="4"/>
        </w:numPr>
        <w:spacing w:line="360" w:lineRule="auto"/>
        <w:ind w:firstLineChars="0"/>
        <w:rPr>
          <w:del w:id="1090" w:author="樱酱 钉宫" w:date="2023-11-12T00:36:00Z"/>
          <w:rFonts w:ascii="宋体" w:eastAsia="宋体" w:hAnsi="宋体" w:cs="宋体"/>
          <w:color w:val="000000" w:themeColor="text1"/>
          <w:sz w:val="24"/>
          <w:szCs w:val="24"/>
        </w:rPr>
      </w:pPr>
      <w:del w:id="1091" w:author="樱酱 钉宫" w:date="2023-11-12T00:36:00Z">
        <w:r w:rsidDel="005A31DC">
          <w:rPr>
            <w:rFonts w:ascii="宋体" w:eastAsia="宋体" w:hAnsi="宋体" w:cs="宋体" w:hint="eastAsia"/>
            <w:color w:val="000000" w:themeColor="text1"/>
            <w:sz w:val="24"/>
            <w:szCs w:val="24"/>
          </w:rPr>
          <w:delText>能重复实现以上步骤；</w:delText>
        </w:r>
      </w:del>
    </w:p>
    <w:p w14:paraId="7B36AB5A" w14:textId="44C5DC25" w:rsidR="008648E1" w:rsidDel="005A31DC" w:rsidRDefault="00F50128">
      <w:pPr>
        <w:pStyle w:val="afb"/>
        <w:numPr>
          <w:ilvl w:val="0"/>
          <w:numId w:val="4"/>
        </w:numPr>
        <w:spacing w:line="360" w:lineRule="auto"/>
        <w:ind w:firstLineChars="0"/>
        <w:rPr>
          <w:del w:id="1092" w:author="樱酱 钉宫" w:date="2023-11-12T00:36:00Z"/>
          <w:rFonts w:ascii="宋体" w:eastAsia="宋体" w:hAnsi="宋体" w:cs="宋体"/>
          <w:color w:val="000000" w:themeColor="text1"/>
          <w:sz w:val="24"/>
          <w:szCs w:val="24"/>
        </w:rPr>
      </w:pPr>
      <w:del w:id="1093" w:author="樱酱 钉宫" w:date="2023-11-12T00:36:00Z">
        <w:r w:rsidDel="005A31DC">
          <w:rPr>
            <w:rFonts w:ascii="宋体" w:eastAsia="宋体" w:hAnsi="宋体" w:cs="宋体" w:hint="eastAsia"/>
            <w:color w:val="000000" w:themeColor="text1"/>
            <w:sz w:val="24"/>
            <w:szCs w:val="24"/>
          </w:rPr>
          <w:delText>在代码中使用定时器实现以上LED灯及外接灯炮的亮灭的功能。</w:delText>
        </w:r>
      </w:del>
    </w:p>
    <w:p w14:paraId="7B5885DE" w14:textId="612878BC" w:rsidR="008648E1" w:rsidDel="005A31DC" w:rsidRDefault="00F50128">
      <w:pPr>
        <w:spacing w:line="400" w:lineRule="exact"/>
        <w:rPr>
          <w:del w:id="1094" w:author="樱酱 钉宫" w:date="2023-11-12T00:36:00Z"/>
          <w:rFonts w:ascii="宋体" w:eastAsia="宋体" w:hAnsi="宋体" w:cs="宋体"/>
          <w:b/>
          <w:bCs/>
          <w:color w:val="000000" w:themeColor="text1"/>
          <w:spacing w:val="-10"/>
          <w:sz w:val="24"/>
          <w:szCs w:val="24"/>
          <w:u w:color="000000"/>
        </w:rPr>
      </w:pPr>
      <w:del w:id="1095"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0E147E54" w14:textId="5818FCA5" w:rsidR="008648E1" w:rsidDel="005A31DC" w:rsidRDefault="00F50128">
      <w:pPr>
        <w:pStyle w:val="afb"/>
        <w:numPr>
          <w:ilvl w:val="0"/>
          <w:numId w:val="5"/>
        </w:numPr>
        <w:spacing w:line="400" w:lineRule="exact"/>
        <w:ind w:left="901" w:firstLineChars="0"/>
        <w:rPr>
          <w:del w:id="1096" w:author="樱酱 钉宫" w:date="2023-11-12T00:36:00Z"/>
          <w:rFonts w:ascii="宋体" w:eastAsia="宋体" w:hAnsi="宋体" w:cs="宋体"/>
          <w:color w:val="000000" w:themeColor="text1"/>
          <w:sz w:val="24"/>
          <w:szCs w:val="24"/>
        </w:rPr>
      </w:pPr>
      <w:del w:id="1097" w:author="樱酱 钉宫" w:date="2023-11-12T00:36:00Z">
        <w:r w:rsidDel="005A31DC">
          <w:rPr>
            <w:rFonts w:ascii="宋体" w:eastAsia="宋体" w:hAnsi="宋体" w:cs="宋体" w:hint="eastAsia"/>
            <w:color w:val="000000" w:themeColor="text1"/>
            <w:sz w:val="24"/>
            <w:szCs w:val="24"/>
          </w:rPr>
          <w:delText>开发完成后将这些相关设备贴上“</w:delText>
        </w:r>
        <w:r w:rsidDel="005A31DC">
          <w:rPr>
            <w:rFonts w:ascii="宋体" w:eastAsia="宋体" w:hAnsi="宋体" w:cs="宋体" w:hint="eastAsia"/>
            <w:b/>
            <w:color w:val="000000" w:themeColor="text1"/>
            <w:sz w:val="24"/>
            <w:szCs w:val="24"/>
          </w:rPr>
          <w:delText>题2</w:delText>
        </w:r>
        <w:r w:rsidDel="005A31DC">
          <w:rPr>
            <w:rFonts w:ascii="宋体" w:eastAsia="宋体" w:hAnsi="宋体" w:cs="宋体" w:hint="eastAsia"/>
            <w:color w:val="000000" w:themeColor="text1"/>
            <w:sz w:val="24"/>
            <w:szCs w:val="24"/>
          </w:rPr>
          <w:delText>”标签纸，安装到物联网工程安装平台的答题区，接上电源，待裁判评判。</w:delText>
        </w:r>
      </w:del>
    </w:p>
    <w:p w14:paraId="433F068D" w14:textId="38ABE565" w:rsidR="008648E1" w:rsidDel="005A31DC" w:rsidRDefault="00F50128">
      <w:pPr>
        <w:pStyle w:val="afb"/>
        <w:numPr>
          <w:ilvl w:val="0"/>
          <w:numId w:val="5"/>
        </w:numPr>
        <w:spacing w:line="400" w:lineRule="exact"/>
        <w:ind w:left="901" w:firstLineChars="0"/>
        <w:rPr>
          <w:del w:id="1098" w:author="樱酱 钉宫" w:date="2023-11-12T00:36:00Z"/>
          <w:rFonts w:ascii="宋体" w:eastAsia="宋体" w:hAnsi="宋体" w:cs="宋体"/>
          <w:color w:val="000000" w:themeColor="text1"/>
          <w:sz w:val="24"/>
          <w:szCs w:val="24"/>
          <w:lang w:val="zh-Hans"/>
        </w:rPr>
      </w:pPr>
      <w:del w:id="1099" w:author="樱酱 钉宫" w:date="2023-11-12T00:36:00Z">
        <w:r w:rsidDel="005A31DC">
          <w:rPr>
            <w:rFonts w:ascii="宋体" w:eastAsia="宋体" w:hAnsi="宋体" w:cs="宋体" w:hint="eastAsia"/>
            <w:color w:val="000000" w:themeColor="text1"/>
            <w:sz w:val="24"/>
            <w:szCs w:val="24"/>
          </w:rPr>
          <w:delText>请将完整的工程项目文件保存到</w:delText>
        </w:r>
        <w:r w:rsidDel="005A31DC">
          <w:rPr>
            <w:rFonts w:ascii="宋体" w:eastAsia="宋体" w:hAnsi="宋体" w:cs="宋体" w:hint="eastAsia"/>
            <w:b/>
            <w:color w:val="000000" w:themeColor="text1"/>
            <w:sz w:val="24"/>
            <w:szCs w:val="24"/>
          </w:rPr>
          <w:delText>U盘“提交资料\模块二\题2”</w:delText>
        </w:r>
        <w:r w:rsidDel="005A31DC">
          <w:rPr>
            <w:rFonts w:ascii="宋体" w:eastAsia="宋体" w:hAnsi="宋体" w:cs="宋体" w:hint="eastAsia"/>
            <w:color w:val="000000" w:themeColor="text1"/>
            <w:sz w:val="24"/>
            <w:szCs w:val="24"/>
          </w:rPr>
          <w:delText>目录下。</w:delText>
        </w:r>
      </w:del>
    </w:p>
    <w:p w14:paraId="63EB253D" w14:textId="77777777" w:rsidR="008648E1" w:rsidRDefault="00F50128">
      <w:pPr>
        <w:pStyle w:val="3"/>
        <w:spacing w:before="200" w:after="0"/>
        <w:rPr>
          <w:color w:val="000000" w:themeColor="text1"/>
          <w:sz w:val="28"/>
          <w:szCs w:val="24"/>
        </w:rPr>
      </w:pPr>
      <w:proofErr w:type="gramStart"/>
      <w:r>
        <w:rPr>
          <w:rFonts w:hint="eastAsia"/>
          <w:color w:val="000000" w:themeColor="text1"/>
          <w:sz w:val="28"/>
          <w:szCs w:val="24"/>
        </w:rPr>
        <w:t>子任务</w:t>
      </w:r>
      <w:proofErr w:type="gramEnd"/>
      <w:r>
        <w:rPr>
          <w:color w:val="000000" w:themeColor="text1"/>
          <w:sz w:val="28"/>
          <w:szCs w:val="24"/>
        </w:rPr>
        <w:t>2-3 智能设备开发</w:t>
      </w:r>
    </w:p>
    <w:p w14:paraId="4F008314" w14:textId="77777777"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LoRa模块完成LoRa模块上的屏幕输出控制并实现功能，需使用提供的未完</w:t>
      </w:r>
      <w:proofErr w:type="gramStart"/>
      <w:r>
        <w:rPr>
          <w:rFonts w:ascii="宋体" w:eastAsia="宋体" w:hAnsi="宋体" w:cs="宋体" w:hint="eastAsia"/>
          <w:color w:val="000000" w:themeColor="text1"/>
          <w:sz w:val="24"/>
          <w:szCs w:val="24"/>
        </w:rPr>
        <w:t>成工程</w:t>
      </w:r>
      <w:proofErr w:type="gramEnd"/>
      <w:r>
        <w:rPr>
          <w:rFonts w:ascii="宋体" w:eastAsia="宋体" w:hAnsi="宋体" w:cs="宋体" w:hint="eastAsia"/>
          <w:color w:val="000000" w:themeColor="text1"/>
          <w:sz w:val="24"/>
          <w:szCs w:val="24"/>
        </w:rPr>
        <w:t>进行开发。</w:t>
      </w:r>
    </w:p>
    <w:p w14:paraId="61B18203" w14:textId="77777777"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14:paraId="71D58E92" w14:textId="77777777"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通电后LED1,LED2亮，液晶屏显示如下信息：</w:t>
      </w:r>
    </w:p>
    <w:tbl>
      <w:tblPr>
        <w:tblStyle w:val="af6"/>
        <w:tblW w:w="0" w:type="auto"/>
        <w:jc w:val="center"/>
        <w:tblLook w:val="04A0" w:firstRow="1" w:lastRow="0" w:firstColumn="1" w:lastColumn="0" w:noHBand="0" w:noVBand="1"/>
      </w:tblPr>
      <w:tblGrid>
        <w:gridCol w:w="2549"/>
      </w:tblGrid>
      <w:tr w:rsidR="008648E1" w14:paraId="0BA34FCD" w14:textId="77777777">
        <w:trPr>
          <w:jc w:val="center"/>
        </w:trPr>
        <w:tc>
          <w:tcPr>
            <w:tcW w:w="2549" w:type="dxa"/>
          </w:tcPr>
          <w:p w14:paraId="28CB5CF1" w14:textId="77777777" w:rsidR="008648E1" w:rsidRDefault="00F50128">
            <w:pPr>
              <w:widowControl/>
              <w:rPr>
                <w:color w:val="000000" w:themeColor="text1"/>
                <w:kern w:val="0"/>
                <w:sz w:val="20"/>
                <w:szCs w:val="20"/>
              </w:rPr>
            </w:pPr>
            <w:r>
              <w:rPr>
                <w:color w:val="000000" w:themeColor="text1"/>
                <w:kern w:val="0"/>
                <w:sz w:val="20"/>
                <w:szCs w:val="20"/>
              </w:rPr>
              <w:t>亮灯模式</w:t>
            </w:r>
          </w:p>
          <w:p w14:paraId="1CB96497" w14:textId="77777777" w:rsidR="008648E1" w:rsidRDefault="00F50128">
            <w:pPr>
              <w:widowControl/>
              <w:rPr>
                <w:color w:val="000000" w:themeColor="text1"/>
                <w:kern w:val="0"/>
                <w:sz w:val="20"/>
                <w:szCs w:val="20"/>
              </w:rPr>
            </w:pPr>
            <w:r>
              <w:rPr>
                <w:rFonts w:cs="MingLiU_HKSCS" w:hint="eastAsia"/>
                <w:color w:val="000000" w:themeColor="text1"/>
                <w:kern w:val="0"/>
                <w:sz w:val="20"/>
                <w:szCs w:val="20"/>
              </w:rPr>
              <w:t>1.常亮模式</w:t>
            </w:r>
            <w:r>
              <w:rPr>
                <w:rFonts w:cs="MingLiU_HKSCS"/>
                <w:color w:val="000000" w:themeColor="text1"/>
                <w:kern w:val="0"/>
                <w:sz w:val="20"/>
                <w:szCs w:val="20"/>
              </w:rPr>
              <w:t xml:space="preserve"> &lt;</w:t>
            </w:r>
          </w:p>
          <w:p w14:paraId="0F54C2EF" w14:textId="77777777" w:rsidR="008648E1" w:rsidRDefault="00F50128">
            <w:pPr>
              <w:widowControl/>
              <w:rPr>
                <w:color w:val="000000" w:themeColor="text1"/>
                <w:kern w:val="0"/>
                <w:sz w:val="20"/>
                <w:szCs w:val="20"/>
              </w:rPr>
            </w:pPr>
            <w:r>
              <w:rPr>
                <w:rFonts w:cs="MingLiU_HKSCS"/>
                <w:color w:val="000000" w:themeColor="text1"/>
                <w:kern w:val="0"/>
                <w:sz w:val="20"/>
                <w:szCs w:val="20"/>
              </w:rPr>
              <w:t>2.</w:t>
            </w:r>
            <w:r>
              <w:rPr>
                <w:rFonts w:cs="MingLiU_HKSCS" w:hint="eastAsia"/>
                <w:color w:val="000000" w:themeColor="text1"/>
                <w:kern w:val="0"/>
                <w:sz w:val="20"/>
                <w:szCs w:val="20"/>
              </w:rPr>
              <w:t>呼吸模式</w:t>
            </w:r>
          </w:p>
          <w:p w14:paraId="41C708A4" w14:textId="77777777" w:rsidR="008648E1" w:rsidRDefault="00F50128">
            <w:pPr>
              <w:pStyle w:val="afb"/>
              <w:widowControl/>
              <w:ind w:firstLineChars="0" w:firstLine="0"/>
              <w:jc w:val="left"/>
              <w:rPr>
                <w:rFonts w:ascii="宋体" w:hAnsi="宋体"/>
                <w:color w:val="000000" w:themeColor="text1"/>
                <w:kern w:val="0"/>
                <w:sz w:val="24"/>
                <w:szCs w:val="24"/>
              </w:rPr>
            </w:pPr>
            <w:r>
              <w:rPr>
                <w:rFonts w:ascii="宋体" w:hAnsi="宋体" w:hint="eastAsia"/>
                <w:color w:val="000000" w:themeColor="text1"/>
                <w:kern w:val="0"/>
                <w:sz w:val="24"/>
                <w:szCs w:val="24"/>
              </w:rPr>
              <w:t>3.</w:t>
            </w:r>
            <w:proofErr w:type="gramStart"/>
            <w:r>
              <w:rPr>
                <w:rFonts w:ascii="宋体" w:hAnsi="宋体"/>
                <w:color w:val="000000" w:themeColor="text1"/>
                <w:kern w:val="0"/>
                <w:sz w:val="24"/>
                <w:szCs w:val="24"/>
              </w:rPr>
              <w:t>交替亮灭</w:t>
            </w:r>
            <w:proofErr w:type="gramEnd"/>
          </w:p>
        </w:tc>
      </w:tr>
    </w:tbl>
    <w:p w14:paraId="1339253F" w14:textId="77777777"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以上三项所对应的模式，1为LED1，LED2常亮，2为LED1，LED2呼吸灯模式，3为LED1，LED2交替亮灭， LED1亮则LED2灭，LED1灭则LED2亮，其间隔时间为0.5秒。</w:t>
      </w:r>
    </w:p>
    <w:p w14:paraId="12569717" w14:textId="77777777"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对 &lt; 符号进行上下的移动，当按下KEY2时向上移，当按下KEY3时向下移动。</w:t>
      </w:r>
    </w:p>
    <w:p w14:paraId="1EEEFF7C" w14:textId="77777777"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 &lt; 所处的选项，按下KEY4时，LED1，LED2进入相应的模式。</w:t>
      </w:r>
    </w:p>
    <w:p w14:paraId="51CBFF61" w14:textId="77777777"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能重复以上步骤。</w:t>
      </w:r>
    </w:p>
    <w:p w14:paraId="1A110315" w14:textId="77777777"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14:paraId="19B0041D" w14:textId="77777777"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开发完成后将这些相关设备贴上“</w:t>
      </w:r>
      <w:r>
        <w:rPr>
          <w:rFonts w:ascii="宋体" w:eastAsia="宋体" w:hAnsi="宋体" w:cs="宋体" w:hint="eastAsia"/>
          <w:b/>
          <w:color w:val="000000" w:themeColor="text1"/>
          <w:sz w:val="24"/>
          <w:szCs w:val="24"/>
        </w:rPr>
        <w:t>题3</w:t>
      </w:r>
      <w:r>
        <w:rPr>
          <w:rFonts w:ascii="宋体" w:eastAsia="宋体" w:hAnsi="宋体" w:cs="宋体" w:hint="eastAsia"/>
          <w:color w:val="000000" w:themeColor="text1"/>
          <w:sz w:val="24"/>
          <w:szCs w:val="24"/>
        </w:rPr>
        <w:t>”标签纸，安装到物联网工程安装的</w:t>
      </w:r>
      <w:r>
        <w:rPr>
          <w:rFonts w:ascii="宋体" w:eastAsia="宋体" w:hAnsi="宋体" w:cs="宋体" w:hint="eastAsia"/>
          <w:b/>
          <w:color w:val="000000" w:themeColor="text1"/>
          <w:sz w:val="24"/>
          <w:szCs w:val="24"/>
        </w:rPr>
        <w:t>答题区</w:t>
      </w:r>
      <w:r>
        <w:rPr>
          <w:rFonts w:ascii="宋体" w:eastAsia="宋体" w:hAnsi="宋体" w:cs="宋体" w:hint="eastAsia"/>
          <w:color w:val="000000" w:themeColor="text1"/>
          <w:sz w:val="24"/>
          <w:szCs w:val="24"/>
        </w:rPr>
        <w:t>，接上电源，待裁判评判。</w:t>
      </w:r>
    </w:p>
    <w:p w14:paraId="109A8AF4" w14:textId="0BCA710D" w:rsidR="008648E1" w:rsidDel="005A31DC" w:rsidRDefault="00F50128" w:rsidP="005A31DC">
      <w:pPr>
        <w:pStyle w:val="afb"/>
        <w:numPr>
          <w:ilvl w:val="0"/>
          <w:numId w:val="5"/>
        </w:numPr>
        <w:spacing w:line="400" w:lineRule="exact"/>
        <w:ind w:left="901" w:firstLineChars="0"/>
        <w:rPr>
          <w:del w:id="1100" w:author="樱酱 钉宫" w:date="2023-11-12T00:36:00Z"/>
          <w:rFonts w:ascii="宋体" w:hAnsi="宋体" w:cs="宋体"/>
          <w:color w:val="000000" w:themeColor="text1"/>
          <w:kern w:val="0"/>
          <w:sz w:val="24"/>
          <w:szCs w:val="24"/>
          <w:lang w:bidi="zh-CN"/>
        </w:rPr>
        <w:pPrChange w:id="1101" w:author="樱酱 钉宫" w:date="2023-11-12T00:36:00Z">
          <w:pPr>
            <w:pStyle w:val="afb"/>
            <w:numPr>
              <w:numId w:val="5"/>
            </w:numPr>
            <w:spacing w:line="400" w:lineRule="exact"/>
            <w:ind w:left="901" w:firstLineChars="0" w:hanging="420"/>
          </w:pPr>
        </w:pPrChange>
      </w:pPr>
      <w:r>
        <w:rPr>
          <w:rFonts w:ascii="宋体" w:eastAsia="宋体" w:hAnsi="宋体" w:cs="宋体" w:hint="eastAsia"/>
          <w:color w:val="000000" w:themeColor="text1"/>
          <w:sz w:val="24"/>
          <w:szCs w:val="24"/>
        </w:rPr>
        <w:t>请将完整的工程项目文件保存到</w:t>
      </w:r>
      <w:r>
        <w:rPr>
          <w:rFonts w:ascii="宋体" w:eastAsia="宋体" w:hAnsi="宋体" w:cs="宋体" w:hint="eastAsia"/>
          <w:b/>
          <w:color w:val="000000" w:themeColor="text1"/>
          <w:sz w:val="24"/>
          <w:szCs w:val="24"/>
        </w:rPr>
        <w:t>U盘“提交资料\模块二\题3”</w:t>
      </w:r>
      <w:r>
        <w:rPr>
          <w:rFonts w:ascii="宋体" w:eastAsia="宋体" w:hAnsi="宋体" w:cs="宋体" w:hint="eastAsia"/>
          <w:color w:val="000000" w:themeColor="text1"/>
          <w:sz w:val="24"/>
          <w:szCs w:val="24"/>
        </w:rPr>
        <w:t>目录下。</w:t>
      </w:r>
    </w:p>
    <w:p w14:paraId="13D171E2" w14:textId="299A778B" w:rsidR="008648E1" w:rsidDel="005A31DC" w:rsidRDefault="00F50128" w:rsidP="005A31DC">
      <w:pPr>
        <w:pStyle w:val="afb"/>
        <w:numPr>
          <w:ilvl w:val="0"/>
          <w:numId w:val="5"/>
        </w:numPr>
        <w:spacing w:line="400" w:lineRule="exact"/>
        <w:ind w:left="901" w:firstLineChars="0"/>
        <w:rPr>
          <w:del w:id="1102" w:author="樱酱 钉宫" w:date="2023-11-12T00:36:00Z"/>
          <w:color w:val="000000" w:themeColor="text1"/>
          <w:sz w:val="28"/>
          <w:szCs w:val="24"/>
        </w:rPr>
        <w:pPrChange w:id="1103" w:author="樱酱 钉宫" w:date="2023-11-12T00:36:00Z">
          <w:pPr>
            <w:pStyle w:val="3"/>
            <w:spacing w:before="200" w:after="0"/>
          </w:pPr>
        </w:pPrChange>
      </w:pPr>
      <w:del w:id="1104"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2-4 </w:delText>
        </w:r>
        <w:r w:rsidDel="005A31DC">
          <w:rPr>
            <w:rFonts w:hint="eastAsia"/>
            <w:color w:val="000000" w:themeColor="text1"/>
            <w:sz w:val="28"/>
            <w:szCs w:val="24"/>
          </w:rPr>
          <w:delText>远程监控应用开发</w:delText>
        </w:r>
      </w:del>
    </w:p>
    <w:p w14:paraId="650AAA44" w14:textId="2E0CBFF6" w:rsidR="008648E1" w:rsidDel="005A31DC" w:rsidRDefault="00F50128" w:rsidP="005A31DC">
      <w:pPr>
        <w:pStyle w:val="afb"/>
        <w:numPr>
          <w:ilvl w:val="0"/>
          <w:numId w:val="5"/>
        </w:numPr>
        <w:spacing w:line="400" w:lineRule="exact"/>
        <w:ind w:left="901" w:firstLineChars="0"/>
        <w:rPr>
          <w:del w:id="1105" w:author="樱酱 钉宫" w:date="2023-11-12T00:36:00Z"/>
          <w:rFonts w:ascii="宋体" w:eastAsia="宋体" w:hAnsi="宋体" w:cs="宋体"/>
          <w:color w:val="000000" w:themeColor="text1"/>
          <w:sz w:val="24"/>
          <w:szCs w:val="24"/>
        </w:rPr>
        <w:pPrChange w:id="1106" w:author="樱酱 钉宫" w:date="2023-11-12T00:36:00Z">
          <w:pPr>
            <w:spacing w:line="400" w:lineRule="exact"/>
            <w:ind w:firstLineChars="200" w:firstLine="480"/>
          </w:pPr>
        </w:pPrChange>
      </w:pPr>
      <w:del w:id="1107" w:author="樱酱 钉宫" w:date="2023-11-12T00:36:00Z">
        <w:r w:rsidDel="005A31DC">
          <w:rPr>
            <w:rFonts w:ascii="宋体" w:eastAsia="宋体" w:hAnsi="宋体" w:cs="宋体" w:hint="eastAsia"/>
            <w:color w:val="000000" w:themeColor="text1"/>
            <w:sz w:val="24"/>
            <w:szCs w:val="24"/>
          </w:rPr>
          <w:delText>要求选手新建Android项目根据任务要求完成相应功能开发。</w:delText>
        </w:r>
      </w:del>
    </w:p>
    <w:p w14:paraId="6532D143" w14:textId="6B064675" w:rsidR="008648E1" w:rsidDel="005A31DC" w:rsidRDefault="00F50128" w:rsidP="005A31DC">
      <w:pPr>
        <w:pStyle w:val="afb"/>
        <w:numPr>
          <w:ilvl w:val="0"/>
          <w:numId w:val="5"/>
        </w:numPr>
        <w:spacing w:line="400" w:lineRule="exact"/>
        <w:ind w:left="901" w:firstLineChars="0"/>
        <w:rPr>
          <w:del w:id="1108" w:author="樱酱 钉宫" w:date="2023-11-12T00:36:00Z"/>
          <w:rFonts w:ascii="宋体" w:eastAsia="宋体" w:hAnsi="宋体" w:cs="宋体"/>
          <w:b/>
          <w:bCs/>
          <w:color w:val="000000" w:themeColor="text1"/>
          <w:spacing w:val="-10"/>
          <w:sz w:val="24"/>
          <w:szCs w:val="24"/>
          <w:u w:color="000000"/>
        </w:rPr>
        <w:pPrChange w:id="1109" w:author="樱酱 钉宫" w:date="2023-11-12T00:36:00Z">
          <w:pPr>
            <w:spacing w:line="400" w:lineRule="exact"/>
          </w:pPr>
        </w:pPrChange>
      </w:pPr>
      <w:del w:id="1110"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6992DA05" w14:textId="5C0B2920" w:rsidR="008648E1" w:rsidDel="005A31DC" w:rsidRDefault="00F50128" w:rsidP="005A31DC">
      <w:pPr>
        <w:pStyle w:val="afb"/>
        <w:numPr>
          <w:ilvl w:val="0"/>
          <w:numId w:val="5"/>
        </w:numPr>
        <w:spacing w:line="400" w:lineRule="exact"/>
        <w:ind w:left="901" w:firstLineChars="0"/>
        <w:rPr>
          <w:del w:id="1111" w:author="樱酱 钉宫" w:date="2023-11-12T00:36:00Z"/>
          <w:rFonts w:ascii="宋体" w:eastAsia="宋体" w:hAnsi="宋体" w:cs="宋体"/>
          <w:color w:val="000000" w:themeColor="text1"/>
          <w:sz w:val="24"/>
          <w:szCs w:val="24"/>
        </w:rPr>
        <w:pPrChange w:id="1112" w:author="樱酱 钉宫" w:date="2023-11-12T00:36:00Z">
          <w:pPr>
            <w:numPr>
              <w:numId w:val="1"/>
            </w:numPr>
            <w:tabs>
              <w:tab w:val="left" w:pos="420"/>
            </w:tabs>
            <w:spacing w:line="400" w:lineRule="exact"/>
            <w:ind w:left="839" w:hanging="420"/>
          </w:pPr>
        </w:pPrChange>
      </w:pPr>
      <w:del w:id="1113" w:author="樱酱 钉宫" w:date="2023-11-12T00:36:00Z">
        <w:r w:rsidDel="005A31DC">
          <w:rPr>
            <w:rFonts w:ascii="宋体" w:eastAsia="宋体" w:hAnsi="宋体" w:cs="宋体" w:hint="eastAsia"/>
            <w:color w:val="000000" w:themeColor="text1"/>
            <w:sz w:val="24"/>
            <w:szCs w:val="24"/>
          </w:rPr>
          <w:delText>要求编写程序，实现摄像头的画面监控与控制功能。</w:delText>
        </w:r>
      </w:del>
    </w:p>
    <w:p w14:paraId="41C2D41F" w14:textId="28F3BE8F" w:rsidR="008648E1" w:rsidDel="005A31DC" w:rsidRDefault="00F50128" w:rsidP="005A31DC">
      <w:pPr>
        <w:pStyle w:val="afb"/>
        <w:numPr>
          <w:ilvl w:val="0"/>
          <w:numId w:val="5"/>
        </w:numPr>
        <w:spacing w:line="400" w:lineRule="exact"/>
        <w:ind w:left="901" w:firstLineChars="0"/>
        <w:rPr>
          <w:del w:id="1114" w:author="樱酱 钉宫" w:date="2023-11-12T00:36:00Z"/>
          <w:rFonts w:ascii="宋体" w:eastAsia="宋体" w:hAnsi="宋体" w:cs="宋体"/>
          <w:color w:val="000000" w:themeColor="text1"/>
          <w:sz w:val="24"/>
          <w:szCs w:val="24"/>
        </w:rPr>
        <w:pPrChange w:id="1115" w:author="樱酱 钉宫" w:date="2023-11-12T00:36:00Z">
          <w:pPr>
            <w:numPr>
              <w:numId w:val="1"/>
            </w:numPr>
            <w:tabs>
              <w:tab w:val="left" w:pos="420"/>
            </w:tabs>
            <w:spacing w:line="400" w:lineRule="exact"/>
            <w:ind w:left="839" w:hanging="420"/>
          </w:pPr>
        </w:pPrChange>
      </w:pPr>
      <w:del w:id="1116" w:author="樱酱 钉宫" w:date="2023-11-12T00:36:00Z">
        <w:r w:rsidDel="005A31DC">
          <w:rPr>
            <w:rFonts w:ascii="宋体" w:eastAsia="宋体" w:hAnsi="宋体" w:cs="宋体" w:hint="eastAsia"/>
            <w:color w:val="000000" w:themeColor="text1"/>
            <w:sz w:val="24"/>
            <w:szCs w:val="24"/>
          </w:rPr>
          <w:delText>默认状态下监控系统关闭，不显示自动设置信息，路灯可手动开关，监控系统开启时，不显示路灯开关，显示自动设置信息。</w:delText>
        </w:r>
      </w:del>
    </w:p>
    <w:p w14:paraId="6A508F16" w14:textId="6653F825" w:rsidR="008648E1" w:rsidDel="005A31DC" w:rsidRDefault="00F50128" w:rsidP="005A31DC">
      <w:pPr>
        <w:pStyle w:val="afb"/>
        <w:numPr>
          <w:ilvl w:val="0"/>
          <w:numId w:val="5"/>
        </w:numPr>
        <w:spacing w:line="400" w:lineRule="exact"/>
        <w:ind w:left="901" w:firstLineChars="0"/>
        <w:rPr>
          <w:del w:id="1117" w:author="樱酱 钉宫" w:date="2023-11-12T00:36:00Z"/>
          <w:rFonts w:ascii="宋体" w:eastAsia="宋体" w:hAnsi="宋体" w:cs="宋体"/>
          <w:color w:val="000000" w:themeColor="text1"/>
          <w:sz w:val="24"/>
          <w:szCs w:val="24"/>
        </w:rPr>
        <w:pPrChange w:id="1118" w:author="樱酱 钉宫" w:date="2023-11-12T00:36:00Z">
          <w:pPr>
            <w:numPr>
              <w:numId w:val="1"/>
            </w:numPr>
            <w:tabs>
              <w:tab w:val="left" w:pos="420"/>
            </w:tabs>
            <w:spacing w:line="400" w:lineRule="exact"/>
            <w:ind w:left="839" w:hanging="420"/>
          </w:pPr>
        </w:pPrChange>
      </w:pPr>
      <w:del w:id="1119" w:author="樱酱 钉宫" w:date="2023-11-12T00:36:00Z">
        <w:r w:rsidDel="005A31DC">
          <w:rPr>
            <w:rFonts w:ascii="宋体" w:eastAsia="宋体" w:hAnsi="宋体" w:cs="宋体" w:hint="eastAsia"/>
            <w:color w:val="000000" w:themeColor="text1"/>
            <w:sz w:val="24"/>
            <w:szCs w:val="24"/>
          </w:rPr>
          <w:delText>点击“开启监控系统”按钮，程序连接摄像头同时在摄像头“监控画面”区显示实时监控画面，可通过上下左右按钮改变摄像头监控区域。</w:delText>
        </w:r>
      </w:del>
    </w:p>
    <w:p w14:paraId="2F8E396D" w14:textId="79867ED0" w:rsidR="008648E1" w:rsidDel="005A31DC" w:rsidRDefault="00F50128" w:rsidP="005A31DC">
      <w:pPr>
        <w:pStyle w:val="afb"/>
        <w:numPr>
          <w:ilvl w:val="0"/>
          <w:numId w:val="5"/>
        </w:numPr>
        <w:spacing w:line="400" w:lineRule="exact"/>
        <w:ind w:left="901" w:firstLineChars="0"/>
        <w:rPr>
          <w:del w:id="1120" w:author="樱酱 钉宫" w:date="2023-11-12T00:36:00Z"/>
          <w:rFonts w:ascii="宋体" w:eastAsia="宋体" w:hAnsi="宋体" w:cs="宋体"/>
          <w:color w:val="000000" w:themeColor="text1"/>
          <w:sz w:val="24"/>
          <w:szCs w:val="24"/>
        </w:rPr>
        <w:pPrChange w:id="1121" w:author="樱酱 钉宫" w:date="2023-11-12T00:36:00Z">
          <w:pPr>
            <w:numPr>
              <w:numId w:val="1"/>
            </w:numPr>
            <w:tabs>
              <w:tab w:val="left" w:pos="420"/>
            </w:tabs>
            <w:spacing w:line="400" w:lineRule="exact"/>
            <w:ind w:left="839" w:hanging="420"/>
          </w:pPr>
        </w:pPrChange>
      </w:pPr>
      <w:del w:id="1122" w:author="樱酱 钉宫" w:date="2023-11-12T00:36:00Z">
        <w:r w:rsidDel="005A31DC">
          <w:rPr>
            <w:rFonts w:ascii="宋体" w:eastAsia="宋体" w:hAnsi="宋体" w:cs="宋体" w:hint="eastAsia"/>
            <w:color w:val="000000" w:themeColor="text1"/>
            <w:sz w:val="24"/>
            <w:szCs w:val="24"/>
          </w:rPr>
          <w:delText>开启监控系统状态下，路灯默认设置在每天的18:00以后开启，早晨6:00以后关闭，可修改设置并存储生效。</w:delText>
        </w:r>
      </w:del>
    </w:p>
    <w:p w14:paraId="7E3DDCCA" w14:textId="3CD864C0" w:rsidR="008648E1" w:rsidDel="005A31DC" w:rsidRDefault="00F50128" w:rsidP="005A31DC">
      <w:pPr>
        <w:pStyle w:val="afb"/>
        <w:numPr>
          <w:ilvl w:val="0"/>
          <w:numId w:val="5"/>
        </w:numPr>
        <w:spacing w:line="400" w:lineRule="exact"/>
        <w:ind w:left="901" w:firstLineChars="0"/>
        <w:rPr>
          <w:del w:id="1123" w:author="樱酱 钉宫" w:date="2023-11-12T00:36:00Z"/>
          <w:rFonts w:ascii="宋体" w:eastAsia="宋体" w:hAnsi="宋体" w:cs="宋体"/>
          <w:color w:val="000000" w:themeColor="text1"/>
          <w:sz w:val="24"/>
          <w:szCs w:val="24"/>
        </w:rPr>
        <w:pPrChange w:id="1124" w:author="樱酱 钉宫" w:date="2023-11-12T00:36:00Z">
          <w:pPr>
            <w:numPr>
              <w:numId w:val="1"/>
            </w:numPr>
            <w:tabs>
              <w:tab w:val="left" w:pos="420"/>
            </w:tabs>
            <w:spacing w:line="400" w:lineRule="exact"/>
            <w:ind w:left="839" w:hanging="420"/>
          </w:pPr>
        </w:pPrChange>
      </w:pPr>
      <w:del w:id="1125" w:author="樱酱 钉宫" w:date="2023-11-12T00:36:00Z">
        <w:r w:rsidDel="005A31DC">
          <w:rPr>
            <w:rFonts w:ascii="宋体" w:eastAsia="宋体" w:hAnsi="宋体" w:cs="宋体" w:hint="eastAsia"/>
            <w:color w:val="000000" w:themeColor="text1"/>
            <w:sz w:val="24"/>
            <w:szCs w:val="24"/>
          </w:rPr>
          <w:delText>点击“关闭监控系统”按钮，程序断开与摄像头的连接同时摄像头区域恢复“监控画面”背景图，自动设置信息不显示，路灯关闭，恢复手动控制。</w:delText>
        </w:r>
      </w:del>
    </w:p>
    <w:p w14:paraId="264C3B8D" w14:textId="471E817D" w:rsidR="008648E1" w:rsidDel="005A31DC" w:rsidRDefault="00F50128" w:rsidP="005A31DC">
      <w:pPr>
        <w:pStyle w:val="afb"/>
        <w:numPr>
          <w:ilvl w:val="0"/>
          <w:numId w:val="5"/>
        </w:numPr>
        <w:spacing w:line="400" w:lineRule="exact"/>
        <w:ind w:left="901" w:firstLineChars="0"/>
        <w:rPr>
          <w:del w:id="1126" w:author="樱酱 钉宫" w:date="2023-11-12T00:36:00Z"/>
          <w:rFonts w:ascii="宋体" w:eastAsia="宋体" w:hAnsi="宋体" w:cs="宋体"/>
          <w:color w:val="000000" w:themeColor="text1"/>
          <w:sz w:val="24"/>
          <w:szCs w:val="24"/>
        </w:rPr>
        <w:pPrChange w:id="1127" w:author="樱酱 钉宫" w:date="2023-11-12T00:36:00Z">
          <w:pPr>
            <w:numPr>
              <w:numId w:val="1"/>
            </w:numPr>
            <w:tabs>
              <w:tab w:val="left" w:pos="420"/>
            </w:tabs>
            <w:spacing w:line="400" w:lineRule="exact"/>
            <w:ind w:left="839" w:hanging="420"/>
          </w:pPr>
        </w:pPrChange>
      </w:pPr>
      <w:del w:id="1128" w:author="樱酱 钉宫" w:date="2023-11-12T00:36:00Z">
        <w:r w:rsidDel="005A31DC">
          <w:rPr>
            <w:rFonts w:ascii="宋体" w:eastAsia="宋体" w:hAnsi="宋体" w:cs="宋体" w:hint="eastAsia"/>
            <w:color w:val="000000" w:themeColor="text1"/>
            <w:sz w:val="24"/>
            <w:szCs w:val="24"/>
          </w:rPr>
          <w:delText>开发完成后将程序以“远程监控”命名发布到物联网应用开发终端。</w:delText>
        </w:r>
      </w:del>
    </w:p>
    <w:p w14:paraId="559567F6" w14:textId="41E926E5" w:rsidR="008648E1" w:rsidDel="005A31DC" w:rsidRDefault="00F50128" w:rsidP="005A31DC">
      <w:pPr>
        <w:pStyle w:val="afb"/>
        <w:numPr>
          <w:ilvl w:val="0"/>
          <w:numId w:val="5"/>
        </w:numPr>
        <w:spacing w:line="400" w:lineRule="exact"/>
        <w:ind w:left="901" w:firstLineChars="0"/>
        <w:rPr>
          <w:del w:id="1129" w:author="樱酱 钉宫" w:date="2023-11-12T00:36:00Z"/>
          <w:rFonts w:ascii="宋体" w:eastAsia="宋体" w:hAnsi="宋体" w:cs="宋体"/>
          <w:b/>
          <w:bCs/>
          <w:color w:val="000000" w:themeColor="text1"/>
          <w:spacing w:val="-10"/>
          <w:sz w:val="24"/>
          <w:szCs w:val="24"/>
          <w:u w:color="000000"/>
        </w:rPr>
        <w:pPrChange w:id="1130" w:author="樱酱 钉宫" w:date="2023-11-12T00:36:00Z">
          <w:pPr>
            <w:spacing w:line="400" w:lineRule="exact"/>
          </w:pPr>
        </w:pPrChange>
      </w:pPr>
      <w:del w:id="1131" w:author="樱酱 钉宫" w:date="2023-11-12T00:36:00Z">
        <w:r w:rsidDel="005A31DC">
          <w:rPr>
            <w:rFonts w:ascii="宋体" w:eastAsia="宋体" w:hAnsi="宋体" w:cs="宋体" w:hint="eastAsia"/>
            <w:b/>
            <w:bCs/>
            <w:color w:val="000000" w:themeColor="text1"/>
            <w:spacing w:val="-10"/>
            <w:sz w:val="24"/>
            <w:szCs w:val="24"/>
            <w:u w:color="000000"/>
          </w:rPr>
          <w:delText>完成以上任务后做以下步骤：</w:delText>
        </w:r>
      </w:del>
    </w:p>
    <w:p w14:paraId="5FC23D1B" w14:textId="36AF7994" w:rsidR="008648E1" w:rsidDel="005A31DC" w:rsidRDefault="00F50128" w:rsidP="005A31DC">
      <w:pPr>
        <w:pStyle w:val="afb"/>
        <w:numPr>
          <w:ilvl w:val="0"/>
          <w:numId w:val="5"/>
        </w:numPr>
        <w:spacing w:line="400" w:lineRule="exact"/>
        <w:ind w:left="901" w:firstLineChars="0"/>
        <w:rPr>
          <w:del w:id="1132" w:author="樱酱 钉宫" w:date="2023-11-12T00:36:00Z"/>
          <w:rFonts w:ascii="宋体" w:eastAsia="宋体" w:hAnsi="宋体" w:cs="宋体"/>
          <w:color w:val="000000" w:themeColor="text1"/>
          <w:sz w:val="24"/>
          <w:szCs w:val="24"/>
        </w:rPr>
        <w:pPrChange w:id="1133" w:author="樱酱 钉宫" w:date="2023-11-12T00:36:00Z">
          <w:pPr>
            <w:pStyle w:val="afb"/>
            <w:numPr>
              <w:numId w:val="5"/>
            </w:numPr>
            <w:spacing w:line="400" w:lineRule="exact"/>
            <w:ind w:left="901" w:firstLineChars="0" w:hanging="420"/>
          </w:pPr>
        </w:pPrChange>
      </w:pPr>
      <w:del w:id="1134" w:author="樱酱 钉宫" w:date="2023-11-12T00:36:00Z">
        <w:r w:rsidDel="005A31DC">
          <w:rPr>
            <w:rFonts w:ascii="宋体" w:eastAsia="宋体" w:hAnsi="宋体" w:cs="宋体" w:hint="eastAsia"/>
            <w:color w:val="000000" w:themeColor="text1"/>
            <w:sz w:val="24"/>
            <w:szCs w:val="24"/>
          </w:rPr>
          <w:delText>将物联网应用终端安装到工作站电脑放置的工作台上，通上电源连好网络等待裁判评分。</w:delText>
        </w:r>
      </w:del>
    </w:p>
    <w:p w14:paraId="39AF0E80" w14:textId="0FB5617D" w:rsidR="008648E1" w:rsidDel="005A31DC" w:rsidRDefault="00F50128" w:rsidP="005A31DC">
      <w:pPr>
        <w:pStyle w:val="afb"/>
        <w:numPr>
          <w:ilvl w:val="0"/>
          <w:numId w:val="5"/>
        </w:numPr>
        <w:spacing w:line="400" w:lineRule="exact"/>
        <w:ind w:left="901" w:firstLineChars="0"/>
        <w:rPr>
          <w:del w:id="1135" w:author="樱酱 钉宫" w:date="2023-11-12T00:36:00Z"/>
          <w:rFonts w:ascii="宋体" w:eastAsia="宋体" w:hAnsi="宋体" w:cs="宋体"/>
          <w:color w:val="000000" w:themeColor="text1"/>
          <w:sz w:val="24"/>
          <w:szCs w:val="24"/>
        </w:rPr>
        <w:pPrChange w:id="1136" w:author="樱酱 钉宫" w:date="2023-11-12T00:36:00Z">
          <w:pPr>
            <w:pStyle w:val="afb"/>
            <w:numPr>
              <w:numId w:val="5"/>
            </w:numPr>
            <w:spacing w:line="400" w:lineRule="exact"/>
            <w:ind w:left="901" w:firstLineChars="0" w:hanging="420"/>
          </w:pPr>
        </w:pPrChange>
      </w:pPr>
      <w:del w:id="1137" w:author="樱酱 钉宫" w:date="2023-11-12T00:36:00Z">
        <w:r w:rsidDel="005A31DC">
          <w:rPr>
            <w:rFonts w:ascii="宋体" w:eastAsia="宋体" w:hAnsi="宋体" w:cs="宋体" w:hint="eastAsia"/>
            <w:color w:val="000000" w:themeColor="text1"/>
            <w:sz w:val="24"/>
            <w:szCs w:val="24"/>
          </w:rPr>
          <w:delText>把完整的工程代码打包，另存为“远程监控.rar”。</w:delText>
        </w:r>
      </w:del>
    </w:p>
    <w:p w14:paraId="0BCC083D" w14:textId="09CF8163" w:rsidR="008648E1" w:rsidDel="005A31DC" w:rsidRDefault="00F50128" w:rsidP="005A31DC">
      <w:pPr>
        <w:pStyle w:val="afb"/>
        <w:numPr>
          <w:ilvl w:val="0"/>
          <w:numId w:val="5"/>
        </w:numPr>
        <w:spacing w:line="400" w:lineRule="exact"/>
        <w:ind w:left="901" w:firstLineChars="0"/>
        <w:rPr>
          <w:del w:id="1138" w:author="樱酱 钉宫" w:date="2023-11-12T00:36:00Z"/>
          <w:color w:val="000000" w:themeColor="text1"/>
          <w:sz w:val="28"/>
          <w:szCs w:val="24"/>
        </w:rPr>
        <w:pPrChange w:id="1139" w:author="樱酱 钉宫" w:date="2023-11-12T00:36:00Z">
          <w:pPr>
            <w:pStyle w:val="3"/>
            <w:spacing w:before="200" w:after="0"/>
          </w:pPr>
        </w:pPrChange>
      </w:pPr>
      <w:del w:id="1140"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2-5 </w:delText>
        </w:r>
        <w:r w:rsidDel="005A31DC">
          <w:rPr>
            <w:rFonts w:hint="eastAsia"/>
            <w:color w:val="000000" w:themeColor="text1"/>
            <w:sz w:val="28"/>
            <w:szCs w:val="24"/>
          </w:rPr>
          <w:delText>森林火灾报警系统</w:delText>
        </w:r>
      </w:del>
    </w:p>
    <w:p w14:paraId="2D64C76E" w14:textId="257C1411" w:rsidR="008648E1" w:rsidDel="005A31DC" w:rsidRDefault="00F50128" w:rsidP="005A31DC">
      <w:pPr>
        <w:pStyle w:val="afb"/>
        <w:numPr>
          <w:ilvl w:val="0"/>
          <w:numId w:val="5"/>
        </w:numPr>
        <w:spacing w:line="400" w:lineRule="exact"/>
        <w:ind w:left="901" w:firstLineChars="0"/>
        <w:rPr>
          <w:del w:id="1141" w:author="樱酱 钉宫" w:date="2023-11-12T00:36:00Z"/>
          <w:rFonts w:ascii="宋体" w:eastAsia="宋体" w:hAnsi="宋体" w:cs="宋体"/>
          <w:color w:val="000000" w:themeColor="text1"/>
          <w:sz w:val="24"/>
          <w:szCs w:val="24"/>
        </w:rPr>
        <w:pPrChange w:id="1142" w:author="樱酱 钉宫" w:date="2023-11-12T00:36:00Z">
          <w:pPr>
            <w:spacing w:line="400" w:lineRule="exact"/>
            <w:ind w:firstLineChars="200" w:firstLine="480"/>
          </w:pPr>
        </w:pPrChange>
      </w:pPr>
      <w:del w:id="1143" w:author="樱酱 钉宫" w:date="2023-11-12T00:36:00Z">
        <w:r w:rsidDel="005A31DC">
          <w:rPr>
            <w:rFonts w:ascii="宋体" w:eastAsia="宋体" w:hAnsi="宋体" w:cs="宋体" w:hint="eastAsia"/>
            <w:color w:val="000000" w:themeColor="text1"/>
            <w:sz w:val="24"/>
            <w:szCs w:val="24"/>
          </w:rPr>
          <w:delText>新建Android应用程序，参考软件效果图，利用竞赛资料提供的引用库与文档说明、图片等资源，实现森林火灾报警系统的开发。</w:delText>
        </w:r>
      </w:del>
    </w:p>
    <w:p w14:paraId="0E439471" w14:textId="1DE42D60" w:rsidR="008648E1" w:rsidDel="005A31DC" w:rsidRDefault="00F50128" w:rsidP="005A31DC">
      <w:pPr>
        <w:pStyle w:val="afb"/>
        <w:numPr>
          <w:ilvl w:val="0"/>
          <w:numId w:val="5"/>
        </w:numPr>
        <w:spacing w:line="400" w:lineRule="exact"/>
        <w:ind w:left="901" w:firstLineChars="0"/>
        <w:rPr>
          <w:del w:id="1144" w:author="樱酱 钉宫" w:date="2023-11-12T00:36:00Z"/>
          <w:color w:val="000000" w:themeColor="text1"/>
        </w:rPr>
        <w:pPrChange w:id="1145" w:author="樱酱 钉宫" w:date="2023-11-12T00:36:00Z">
          <w:pPr>
            <w:jc w:val="center"/>
          </w:pPr>
        </w:pPrChange>
      </w:pPr>
      <w:del w:id="1146" w:author="樱酱 钉宫" w:date="2023-11-12T00:36:00Z">
        <w:r w:rsidDel="005A31DC">
          <w:rPr>
            <w:rFonts w:hint="eastAsia"/>
            <w:noProof/>
            <w:color w:val="000000" w:themeColor="text1"/>
          </w:rPr>
          <w:drawing>
            <wp:inline distT="0" distB="0" distL="0" distR="0" wp14:anchorId="036B3749" wp14:editId="43349E9F">
              <wp:extent cx="4705350" cy="2958465"/>
              <wp:effectExtent l="0" t="0" r="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05350" cy="2958465"/>
                      </a:xfrm>
                      <a:prstGeom prst="rect">
                        <a:avLst/>
                      </a:prstGeom>
                      <a:noFill/>
                      <a:ln>
                        <a:noFill/>
                      </a:ln>
                    </pic:spPr>
                  </pic:pic>
                </a:graphicData>
              </a:graphic>
            </wp:inline>
          </w:drawing>
        </w:r>
      </w:del>
    </w:p>
    <w:p w14:paraId="51A25F7C" w14:textId="7DBA51A4" w:rsidR="008648E1" w:rsidDel="005A31DC" w:rsidRDefault="00F50128" w:rsidP="005A31DC">
      <w:pPr>
        <w:pStyle w:val="afb"/>
        <w:numPr>
          <w:ilvl w:val="0"/>
          <w:numId w:val="5"/>
        </w:numPr>
        <w:spacing w:line="400" w:lineRule="exact"/>
        <w:ind w:left="901" w:firstLineChars="0"/>
        <w:rPr>
          <w:del w:id="1147" w:author="樱酱 钉宫" w:date="2023-11-12T00:36:00Z"/>
          <w:color w:val="000000" w:themeColor="text1"/>
        </w:rPr>
        <w:pPrChange w:id="1148" w:author="樱酱 钉宫" w:date="2023-11-12T00:36:00Z">
          <w:pPr>
            <w:jc w:val="center"/>
          </w:pPr>
        </w:pPrChange>
      </w:pPr>
      <w:del w:id="1149" w:author="樱酱 钉宫" w:date="2023-11-12T00:36:00Z">
        <w:r w:rsidDel="005A31DC">
          <w:rPr>
            <w:rFonts w:hint="eastAsia"/>
            <w:color w:val="000000" w:themeColor="text1"/>
          </w:rPr>
          <w:delText>森林正常图</w:delText>
        </w:r>
      </w:del>
    </w:p>
    <w:p w14:paraId="5D35E6DF" w14:textId="63C60B79" w:rsidR="008648E1" w:rsidDel="005A31DC" w:rsidRDefault="00F50128" w:rsidP="005A31DC">
      <w:pPr>
        <w:pStyle w:val="afb"/>
        <w:numPr>
          <w:ilvl w:val="0"/>
          <w:numId w:val="5"/>
        </w:numPr>
        <w:spacing w:line="400" w:lineRule="exact"/>
        <w:ind w:left="901" w:firstLineChars="0"/>
        <w:rPr>
          <w:del w:id="1150" w:author="樱酱 钉宫" w:date="2023-11-12T00:36:00Z"/>
          <w:color w:val="000000" w:themeColor="text1"/>
        </w:rPr>
        <w:pPrChange w:id="1151" w:author="樱酱 钉宫" w:date="2023-11-12T00:36:00Z">
          <w:pPr>
            <w:widowControl/>
            <w:jc w:val="center"/>
          </w:pPr>
        </w:pPrChange>
      </w:pPr>
      <w:del w:id="1152" w:author="樱酱 钉宫" w:date="2023-11-12T00:36:00Z">
        <w:r w:rsidDel="005A31DC">
          <w:rPr>
            <w:noProof/>
            <w:color w:val="000000" w:themeColor="text1"/>
          </w:rPr>
          <w:drawing>
            <wp:inline distT="0" distB="0" distL="0" distR="0" wp14:anchorId="54B60EF4" wp14:editId="676894A2">
              <wp:extent cx="4670425" cy="2917190"/>
              <wp:effectExtent l="0" t="0" r="15875" b="1651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670425" cy="2917190"/>
                      </a:xfrm>
                      <a:prstGeom prst="rect">
                        <a:avLst/>
                      </a:prstGeom>
                      <a:noFill/>
                      <a:ln>
                        <a:noFill/>
                      </a:ln>
                    </pic:spPr>
                  </pic:pic>
                </a:graphicData>
              </a:graphic>
            </wp:inline>
          </w:drawing>
        </w:r>
      </w:del>
    </w:p>
    <w:p w14:paraId="77E6D625" w14:textId="543D2863" w:rsidR="008648E1" w:rsidDel="005A31DC" w:rsidRDefault="00F50128" w:rsidP="005A31DC">
      <w:pPr>
        <w:pStyle w:val="afb"/>
        <w:numPr>
          <w:ilvl w:val="0"/>
          <w:numId w:val="5"/>
        </w:numPr>
        <w:spacing w:line="400" w:lineRule="exact"/>
        <w:ind w:left="901" w:firstLineChars="0"/>
        <w:rPr>
          <w:del w:id="1153" w:author="樱酱 钉宫" w:date="2023-11-12T00:36:00Z"/>
          <w:color w:val="000000" w:themeColor="text1"/>
        </w:rPr>
        <w:pPrChange w:id="1154" w:author="樱酱 钉宫" w:date="2023-11-12T00:36:00Z">
          <w:pPr>
            <w:widowControl/>
            <w:jc w:val="center"/>
          </w:pPr>
        </w:pPrChange>
      </w:pPr>
      <w:del w:id="1155" w:author="樱酱 钉宫" w:date="2023-11-12T00:36:00Z">
        <w:r w:rsidDel="005A31DC">
          <w:rPr>
            <w:rFonts w:hint="eastAsia"/>
            <w:color w:val="000000" w:themeColor="text1"/>
          </w:rPr>
          <w:delText>森林火灾报警图</w:delText>
        </w:r>
      </w:del>
    </w:p>
    <w:p w14:paraId="6DB2412D" w14:textId="1A626DC4" w:rsidR="008648E1" w:rsidDel="005A31DC" w:rsidRDefault="00F50128" w:rsidP="005A31DC">
      <w:pPr>
        <w:pStyle w:val="afb"/>
        <w:numPr>
          <w:ilvl w:val="0"/>
          <w:numId w:val="5"/>
        </w:numPr>
        <w:spacing w:line="400" w:lineRule="exact"/>
        <w:ind w:left="901" w:firstLineChars="0"/>
        <w:rPr>
          <w:del w:id="1156" w:author="樱酱 钉宫" w:date="2023-11-12T00:36:00Z"/>
          <w:rFonts w:ascii="宋体" w:eastAsia="宋体" w:hAnsi="宋体" w:cs="宋体"/>
          <w:b/>
          <w:bCs/>
          <w:color w:val="000000" w:themeColor="text1"/>
          <w:spacing w:val="-10"/>
          <w:sz w:val="24"/>
          <w:szCs w:val="24"/>
          <w:u w:color="000000"/>
        </w:rPr>
        <w:pPrChange w:id="1157" w:author="樱酱 钉宫" w:date="2023-11-12T00:36:00Z">
          <w:pPr>
            <w:spacing w:line="400" w:lineRule="exact"/>
          </w:pPr>
        </w:pPrChange>
      </w:pPr>
      <w:del w:id="115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6A7B3F60" w14:textId="5633F996" w:rsidR="008648E1" w:rsidDel="005A31DC" w:rsidRDefault="00F50128" w:rsidP="005A31DC">
      <w:pPr>
        <w:pStyle w:val="afb"/>
        <w:numPr>
          <w:ilvl w:val="0"/>
          <w:numId w:val="5"/>
        </w:numPr>
        <w:spacing w:line="400" w:lineRule="exact"/>
        <w:ind w:left="901" w:firstLineChars="0"/>
        <w:rPr>
          <w:del w:id="1159" w:author="樱酱 钉宫" w:date="2023-11-12T00:36:00Z"/>
          <w:rFonts w:ascii="宋体" w:eastAsia="宋体" w:hAnsi="宋体" w:cs="宋体"/>
          <w:color w:val="000000" w:themeColor="text1"/>
          <w:sz w:val="24"/>
          <w:szCs w:val="24"/>
        </w:rPr>
        <w:pPrChange w:id="1160" w:author="樱酱 钉宫" w:date="2023-11-12T00:36:00Z">
          <w:pPr>
            <w:numPr>
              <w:numId w:val="1"/>
            </w:numPr>
            <w:tabs>
              <w:tab w:val="left" w:pos="420"/>
            </w:tabs>
            <w:spacing w:line="400" w:lineRule="exact"/>
            <w:ind w:left="839" w:hanging="420"/>
          </w:pPr>
        </w:pPrChange>
      </w:pPr>
      <w:del w:id="1161" w:author="樱酱 钉宫" w:date="2023-11-12T00:36:00Z">
        <w:r w:rsidDel="005A31DC">
          <w:rPr>
            <w:rFonts w:ascii="宋体" w:eastAsia="宋体" w:hAnsi="宋体" w:cs="宋体" w:hint="eastAsia"/>
            <w:color w:val="000000" w:themeColor="text1"/>
            <w:sz w:val="24"/>
            <w:szCs w:val="24"/>
          </w:rPr>
          <w:delText>读取云服务系统烟雾数据，并5秒同步刷新显示，实时获取烟雾(A-Q2)信息，默认显示“无火焰”，背景图片显示无着火正常图片，无报警，LED屏无显示。</w:delText>
        </w:r>
      </w:del>
    </w:p>
    <w:p w14:paraId="153B3299" w14:textId="46BF7FB3" w:rsidR="008648E1" w:rsidDel="005A31DC" w:rsidRDefault="00F50128" w:rsidP="005A31DC">
      <w:pPr>
        <w:pStyle w:val="afb"/>
        <w:numPr>
          <w:ilvl w:val="0"/>
          <w:numId w:val="5"/>
        </w:numPr>
        <w:spacing w:line="400" w:lineRule="exact"/>
        <w:ind w:left="901" w:firstLineChars="0"/>
        <w:rPr>
          <w:del w:id="1162" w:author="樱酱 钉宫" w:date="2023-11-12T00:36:00Z"/>
          <w:rFonts w:ascii="宋体" w:eastAsia="宋体" w:hAnsi="宋体" w:cs="宋体"/>
          <w:color w:val="000000" w:themeColor="text1"/>
          <w:sz w:val="24"/>
          <w:szCs w:val="24"/>
        </w:rPr>
        <w:pPrChange w:id="1163" w:author="樱酱 钉宫" w:date="2023-11-12T00:36:00Z">
          <w:pPr>
            <w:numPr>
              <w:numId w:val="1"/>
            </w:numPr>
            <w:tabs>
              <w:tab w:val="left" w:pos="420"/>
            </w:tabs>
            <w:spacing w:line="400" w:lineRule="exact"/>
            <w:ind w:left="839" w:hanging="420"/>
          </w:pPr>
        </w:pPrChange>
      </w:pPr>
      <w:del w:id="1164" w:author="樱酱 钉宫" w:date="2023-11-12T00:36:00Z">
        <w:r w:rsidDel="005A31DC">
          <w:rPr>
            <w:rFonts w:ascii="宋体" w:eastAsia="宋体" w:hAnsi="宋体" w:cs="宋体" w:hint="eastAsia"/>
            <w:color w:val="000000" w:themeColor="text1"/>
            <w:sz w:val="24"/>
            <w:szCs w:val="24"/>
          </w:rPr>
          <w:delText>当有感应到烟雾时显示“有火焰”，背景图片切换着火图片，同时触发报警器报警，LED屏幕显示文字：“发现烟雾报警，小心火灾”。</w:delText>
        </w:r>
      </w:del>
    </w:p>
    <w:p w14:paraId="1B10E091" w14:textId="0931F55A" w:rsidR="008648E1" w:rsidDel="005A31DC" w:rsidRDefault="00F50128" w:rsidP="005A31DC">
      <w:pPr>
        <w:pStyle w:val="afb"/>
        <w:numPr>
          <w:ilvl w:val="0"/>
          <w:numId w:val="5"/>
        </w:numPr>
        <w:spacing w:line="400" w:lineRule="exact"/>
        <w:ind w:left="901" w:firstLineChars="0"/>
        <w:rPr>
          <w:del w:id="1165" w:author="樱酱 钉宫" w:date="2023-11-12T00:36:00Z"/>
          <w:rFonts w:ascii="宋体" w:eastAsia="宋体" w:hAnsi="宋体" w:cs="宋体"/>
          <w:b/>
          <w:bCs/>
          <w:color w:val="000000" w:themeColor="text1"/>
          <w:spacing w:val="-10"/>
          <w:sz w:val="24"/>
          <w:szCs w:val="24"/>
          <w:u w:color="000000"/>
        </w:rPr>
        <w:pPrChange w:id="1166" w:author="樱酱 钉宫" w:date="2023-11-12T00:36:00Z">
          <w:pPr>
            <w:spacing w:line="400" w:lineRule="exact"/>
          </w:pPr>
        </w:pPrChange>
      </w:pPr>
      <w:del w:id="1167"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7183CB00" w14:textId="2EAB1F3B" w:rsidR="008648E1" w:rsidDel="005A31DC" w:rsidRDefault="00F50128" w:rsidP="005A31DC">
      <w:pPr>
        <w:pStyle w:val="afb"/>
        <w:numPr>
          <w:ilvl w:val="0"/>
          <w:numId w:val="5"/>
        </w:numPr>
        <w:spacing w:line="400" w:lineRule="exact"/>
        <w:ind w:left="901" w:firstLineChars="0"/>
        <w:rPr>
          <w:del w:id="1168" w:author="樱酱 钉宫" w:date="2023-11-12T00:36:00Z"/>
          <w:rFonts w:ascii="宋体" w:eastAsia="宋体" w:hAnsi="宋体" w:cs="宋体"/>
          <w:color w:val="000000" w:themeColor="text1"/>
          <w:sz w:val="24"/>
          <w:szCs w:val="24"/>
        </w:rPr>
        <w:pPrChange w:id="1169" w:author="樱酱 钉宫" w:date="2023-11-12T00:36:00Z">
          <w:pPr>
            <w:pStyle w:val="afb"/>
            <w:numPr>
              <w:numId w:val="5"/>
            </w:numPr>
            <w:spacing w:line="400" w:lineRule="exact"/>
            <w:ind w:left="901" w:firstLineChars="0" w:hanging="420"/>
          </w:pPr>
        </w:pPrChange>
      </w:pPr>
      <w:del w:id="1170" w:author="樱酱 钉宫" w:date="2023-11-12T00:36:00Z">
        <w:r w:rsidDel="005A31DC">
          <w:rPr>
            <w:rFonts w:ascii="宋体" w:eastAsia="宋体" w:hAnsi="宋体" w:cs="宋体" w:hint="eastAsia"/>
            <w:color w:val="000000" w:themeColor="text1"/>
            <w:sz w:val="24"/>
            <w:szCs w:val="24"/>
          </w:rPr>
          <w:delText>将程序测试涉及到的参数配置信息和测试说明保存在文本文件，另存为B-5-1.doc，裁判参考文档说明信息进行评判核验。</w:delText>
        </w:r>
      </w:del>
    </w:p>
    <w:p w14:paraId="680FC545" w14:textId="2C6D3BBC" w:rsidR="008648E1" w:rsidDel="005A31DC" w:rsidRDefault="00F50128" w:rsidP="005A31DC">
      <w:pPr>
        <w:pStyle w:val="afb"/>
        <w:numPr>
          <w:ilvl w:val="0"/>
          <w:numId w:val="5"/>
        </w:numPr>
        <w:spacing w:line="400" w:lineRule="exact"/>
        <w:ind w:left="901" w:firstLineChars="0"/>
        <w:rPr>
          <w:del w:id="1171" w:author="樱酱 钉宫" w:date="2023-11-12T00:36:00Z"/>
          <w:rFonts w:ascii="宋体" w:eastAsia="宋体" w:hAnsi="宋体" w:cs="宋体"/>
          <w:color w:val="000000" w:themeColor="text1"/>
          <w:sz w:val="24"/>
          <w:szCs w:val="24"/>
        </w:rPr>
        <w:pPrChange w:id="1172" w:author="樱酱 钉宫" w:date="2023-11-12T00:36:00Z">
          <w:pPr>
            <w:pStyle w:val="afb"/>
            <w:numPr>
              <w:numId w:val="5"/>
            </w:numPr>
            <w:spacing w:line="400" w:lineRule="exact"/>
            <w:ind w:left="901" w:firstLineChars="0" w:hanging="420"/>
          </w:pPr>
        </w:pPrChange>
      </w:pPr>
      <w:del w:id="1173" w:author="樱酱 钉宫" w:date="2023-11-12T00:36:00Z">
        <w:r w:rsidDel="005A31DC">
          <w:rPr>
            <w:rFonts w:ascii="宋体" w:eastAsia="宋体" w:hAnsi="宋体" w:cs="宋体" w:hint="eastAsia"/>
            <w:color w:val="000000" w:themeColor="text1"/>
            <w:sz w:val="24"/>
            <w:szCs w:val="24"/>
          </w:rPr>
          <w:delText>开发完成后，请将程序以“森林火灾监控”命名，发布到物联网应用开发终端，接上网络、电源，等待裁判评判。Android程序未发布到物联网应用开发终端不得分。</w:delText>
        </w:r>
      </w:del>
    </w:p>
    <w:p w14:paraId="400FD516" w14:textId="40647720" w:rsidR="008648E1" w:rsidDel="005A31DC" w:rsidRDefault="00F50128" w:rsidP="005A31DC">
      <w:pPr>
        <w:pStyle w:val="afb"/>
        <w:numPr>
          <w:ilvl w:val="0"/>
          <w:numId w:val="5"/>
        </w:numPr>
        <w:spacing w:line="400" w:lineRule="exact"/>
        <w:ind w:left="901" w:firstLineChars="0"/>
        <w:rPr>
          <w:del w:id="1174" w:author="樱酱 钉宫" w:date="2023-11-12T00:36:00Z"/>
          <w:rFonts w:ascii="宋体" w:eastAsia="宋体" w:hAnsi="宋体" w:cs="宋体"/>
          <w:color w:val="000000" w:themeColor="text1"/>
          <w:sz w:val="24"/>
          <w:szCs w:val="24"/>
        </w:rPr>
        <w:pPrChange w:id="1175" w:author="樱酱 钉宫" w:date="2023-11-12T00:36:00Z">
          <w:pPr>
            <w:pStyle w:val="afb"/>
            <w:numPr>
              <w:numId w:val="5"/>
            </w:numPr>
            <w:spacing w:line="400" w:lineRule="exact"/>
            <w:ind w:left="901" w:firstLineChars="0" w:hanging="420"/>
          </w:pPr>
        </w:pPrChange>
      </w:pPr>
      <w:del w:id="1176" w:author="樱酱 钉宫" w:date="2023-11-12T00:36:00Z">
        <w:r w:rsidDel="005A31DC">
          <w:rPr>
            <w:rFonts w:ascii="宋体" w:eastAsia="宋体" w:hAnsi="宋体" w:cs="宋体" w:hint="eastAsia"/>
            <w:color w:val="000000" w:themeColor="text1"/>
            <w:sz w:val="24"/>
            <w:szCs w:val="24"/>
          </w:rPr>
          <w:delText>将物联网应用终端安装到中间工位的B-Q3区域中，通上电源连好网络等待裁判评分。</w:delText>
        </w:r>
      </w:del>
    </w:p>
    <w:p w14:paraId="3A6E91D9" w14:textId="1A957F4B" w:rsidR="008648E1" w:rsidDel="005A31DC" w:rsidRDefault="00F50128" w:rsidP="005A31DC">
      <w:pPr>
        <w:pStyle w:val="afb"/>
        <w:numPr>
          <w:ilvl w:val="0"/>
          <w:numId w:val="5"/>
        </w:numPr>
        <w:spacing w:line="400" w:lineRule="exact"/>
        <w:ind w:left="901" w:firstLineChars="0"/>
        <w:rPr>
          <w:del w:id="1177" w:author="樱酱 钉宫" w:date="2023-11-12T00:36:00Z"/>
          <w:color w:val="000000" w:themeColor="text1"/>
          <w:szCs w:val="32"/>
        </w:rPr>
        <w:pPrChange w:id="1178" w:author="樱酱 钉宫" w:date="2023-11-12T00:36:00Z">
          <w:pPr>
            <w:pStyle w:val="afb"/>
            <w:numPr>
              <w:numId w:val="5"/>
            </w:numPr>
            <w:spacing w:line="400" w:lineRule="exact"/>
            <w:ind w:left="901" w:firstLineChars="0" w:hanging="420"/>
          </w:pPr>
        </w:pPrChange>
      </w:pPr>
      <w:del w:id="1179" w:author="樱酱 钉宫" w:date="2023-11-12T00:36:00Z">
        <w:r w:rsidDel="005A31DC">
          <w:rPr>
            <w:rFonts w:ascii="宋体" w:eastAsia="宋体" w:hAnsi="宋体" w:cs="宋体" w:hint="eastAsia"/>
            <w:color w:val="000000" w:themeColor="text1"/>
            <w:sz w:val="24"/>
            <w:szCs w:val="24"/>
          </w:rPr>
          <w:delText>把工程源码打包成压缩文件，另存为“森林火灾监控.rar”。</w:delText>
        </w:r>
      </w:del>
    </w:p>
    <w:p w14:paraId="3EDDF80A" w14:textId="420CDC4C" w:rsidR="008648E1" w:rsidDel="005A31DC" w:rsidRDefault="00F50128" w:rsidP="005A31DC">
      <w:pPr>
        <w:pStyle w:val="afb"/>
        <w:numPr>
          <w:ilvl w:val="0"/>
          <w:numId w:val="5"/>
        </w:numPr>
        <w:spacing w:line="400" w:lineRule="exact"/>
        <w:ind w:left="901" w:firstLineChars="0"/>
        <w:rPr>
          <w:del w:id="1180" w:author="樱酱 钉宫" w:date="2023-11-12T00:36:00Z"/>
          <w:color w:val="000000" w:themeColor="text1"/>
          <w:sz w:val="28"/>
          <w:szCs w:val="24"/>
        </w:rPr>
        <w:pPrChange w:id="1181" w:author="樱酱 钉宫" w:date="2023-11-12T00:36:00Z">
          <w:pPr>
            <w:pStyle w:val="3"/>
            <w:spacing w:before="200" w:after="0"/>
          </w:pPr>
        </w:pPrChange>
      </w:pPr>
      <w:del w:id="1182"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2-6 </w:delText>
        </w:r>
        <w:r w:rsidDel="005A31DC">
          <w:rPr>
            <w:rFonts w:hint="eastAsia"/>
            <w:color w:val="000000" w:themeColor="text1"/>
            <w:sz w:val="28"/>
            <w:szCs w:val="24"/>
          </w:rPr>
          <w:delText>运输数据监控系统</w:delText>
        </w:r>
      </w:del>
    </w:p>
    <w:p w14:paraId="6481790A" w14:textId="7A59EA72" w:rsidR="008648E1" w:rsidDel="005A31DC" w:rsidRDefault="00F50128" w:rsidP="005A31DC">
      <w:pPr>
        <w:pStyle w:val="afb"/>
        <w:numPr>
          <w:ilvl w:val="0"/>
          <w:numId w:val="5"/>
        </w:numPr>
        <w:spacing w:line="400" w:lineRule="exact"/>
        <w:ind w:left="901" w:firstLineChars="0"/>
        <w:rPr>
          <w:del w:id="1183" w:author="樱酱 钉宫" w:date="2023-11-12T00:36:00Z"/>
          <w:rFonts w:ascii="宋体" w:eastAsia="宋体" w:hAnsi="宋体" w:cs="宋体"/>
          <w:color w:val="000000" w:themeColor="text1"/>
          <w:sz w:val="24"/>
          <w:szCs w:val="24"/>
        </w:rPr>
        <w:pPrChange w:id="1184" w:author="樱酱 钉宫" w:date="2023-11-12T00:36:00Z">
          <w:pPr>
            <w:spacing w:line="400" w:lineRule="exact"/>
            <w:ind w:firstLineChars="200" w:firstLine="480"/>
          </w:pPr>
        </w:pPrChange>
      </w:pPr>
      <w:del w:id="1185" w:author="樱酱 钉宫" w:date="2023-11-12T00:36:00Z">
        <w:r w:rsidDel="005A31DC">
          <w:rPr>
            <w:rFonts w:ascii="宋体" w:eastAsia="宋体" w:hAnsi="宋体" w:cs="宋体" w:hint="eastAsia"/>
            <w:color w:val="000000" w:themeColor="text1"/>
            <w:sz w:val="24"/>
            <w:szCs w:val="24"/>
          </w:rPr>
          <w:delText>该任务运输数据监控系统，通过采用无线采集方式获取数据。新建Python应用程序，参考软件效果图，利用竞赛资料提供的引用库与文档说明、图片资源、等资源，实现程序的开发。</w:delText>
        </w:r>
      </w:del>
    </w:p>
    <w:p w14:paraId="560D5391" w14:textId="223105D2" w:rsidR="008648E1" w:rsidDel="005A31DC" w:rsidRDefault="00F50128" w:rsidP="005A31DC">
      <w:pPr>
        <w:pStyle w:val="afb"/>
        <w:numPr>
          <w:ilvl w:val="0"/>
          <w:numId w:val="5"/>
        </w:numPr>
        <w:spacing w:line="400" w:lineRule="exact"/>
        <w:ind w:left="901" w:firstLineChars="0"/>
        <w:rPr>
          <w:del w:id="1186" w:author="樱酱 钉宫" w:date="2023-11-12T00:36:00Z"/>
          <w:color w:val="000000" w:themeColor="text1"/>
        </w:rPr>
        <w:pPrChange w:id="1187" w:author="樱酱 钉宫" w:date="2023-11-12T00:36:00Z">
          <w:pPr>
            <w:jc w:val="center"/>
          </w:pPr>
        </w:pPrChange>
      </w:pPr>
      <w:del w:id="1188" w:author="樱酱 钉宫" w:date="2023-11-12T00:36:00Z">
        <w:r w:rsidDel="005A31DC">
          <w:rPr>
            <w:noProof/>
            <w:color w:val="000000" w:themeColor="text1"/>
          </w:rPr>
          <w:drawing>
            <wp:inline distT="0" distB="0" distL="0" distR="0" wp14:anchorId="321AFD91" wp14:editId="507E8109">
              <wp:extent cx="2620010" cy="2550795"/>
              <wp:effectExtent l="0" t="0" r="889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30077" cy="2560676"/>
                      </a:xfrm>
                      <a:prstGeom prst="rect">
                        <a:avLst/>
                      </a:prstGeom>
                      <a:noFill/>
                      <a:ln>
                        <a:noFill/>
                      </a:ln>
                    </pic:spPr>
                  </pic:pic>
                </a:graphicData>
              </a:graphic>
            </wp:inline>
          </w:drawing>
        </w:r>
      </w:del>
    </w:p>
    <w:p w14:paraId="584BC0D5" w14:textId="51D342AD" w:rsidR="008648E1" w:rsidDel="005A31DC" w:rsidRDefault="00F50128" w:rsidP="005A31DC">
      <w:pPr>
        <w:pStyle w:val="afb"/>
        <w:numPr>
          <w:ilvl w:val="0"/>
          <w:numId w:val="5"/>
        </w:numPr>
        <w:spacing w:line="400" w:lineRule="exact"/>
        <w:ind w:left="901" w:firstLineChars="0"/>
        <w:rPr>
          <w:del w:id="1189" w:author="樱酱 钉宫" w:date="2023-11-12T00:36:00Z"/>
          <w:rFonts w:ascii="宋体" w:eastAsia="宋体" w:hAnsi="宋体" w:cs="宋体"/>
          <w:b/>
          <w:bCs/>
          <w:color w:val="000000" w:themeColor="text1"/>
          <w:spacing w:val="-10"/>
          <w:sz w:val="24"/>
          <w:szCs w:val="24"/>
          <w:u w:color="000000"/>
        </w:rPr>
        <w:pPrChange w:id="1190" w:author="樱酱 钉宫" w:date="2023-11-12T00:36:00Z">
          <w:pPr>
            <w:spacing w:line="400" w:lineRule="exact"/>
          </w:pPr>
        </w:pPrChange>
      </w:pPr>
      <w:del w:id="1191"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6D319F71" w14:textId="31F446AD" w:rsidR="008648E1" w:rsidDel="005A31DC" w:rsidRDefault="00F50128" w:rsidP="005A31DC">
      <w:pPr>
        <w:pStyle w:val="afb"/>
        <w:numPr>
          <w:ilvl w:val="0"/>
          <w:numId w:val="5"/>
        </w:numPr>
        <w:spacing w:line="400" w:lineRule="exact"/>
        <w:ind w:left="901" w:firstLineChars="0"/>
        <w:rPr>
          <w:del w:id="1192" w:author="樱酱 钉宫" w:date="2023-11-12T00:36:00Z"/>
          <w:rFonts w:ascii="宋体" w:eastAsia="宋体" w:hAnsi="宋体" w:cs="宋体"/>
          <w:color w:val="000000" w:themeColor="text1"/>
          <w:sz w:val="24"/>
          <w:szCs w:val="24"/>
        </w:rPr>
        <w:pPrChange w:id="1193" w:author="樱酱 钉宫" w:date="2023-11-12T00:36:00Z">
          <w:pPr>
            <w:pStyle w:val="afb"/>
            <w:numPr>
              <w:numId w:val="7"/>
            </w:numPr>
            <w:spacing w:line="360" w:lineRule="auto"/>
            <w:ind w:left="900" w:firstLineChars="0" w:hanging="420"/>
          </w:pPr>
        </w:pPrChange>
      </w:pPr>
      <w:del w:id="1194" w:author="樱酱 钉宫" w:date="2023-11-12T00:36:00Z">
        <w:r w:rsidDel="005A31DC">
          <w:rPr>
            <w:rFonts w:ascii="宋体" w:eastAsia="宋体" w:hAnsi="宋体" w:cs="宋体" w:hint="eastAsia"/>
            <w:color w:val="000000" w:themeColor="text1"/>
            <w:sz w:val="24"/>
            <w:szCs w:val="24"/>
          </w:rPr>
          <w:delText>完成本系统的硬件设备选型，并将安装到对应的区域。</w:delText>
        </w:r>
      </w:del>
    </w:p>
    <w:p w14:paraId="23BE99C1" w14:textId="0037825C" w:rsidR="008648E1" w:rsidDel="005A31DC" w:rsidRDefault="00F50128" w:rsidP="005A31DC">
      <w:pPr>
        <w:pStyle w:val="afb"/>
        <w:numPr>
          <w:ilvl w:val="0"/>
          <w:numId w:val="5"/>
        </w:numPr>
        <w:spacing w:line="400" w:lineRule="exact"/>
        <w:ind w:left="901" w:firstLineChars="0"/>
        <w:rPr>
          <w:del w:id="1195" w:author="樱酱 钉宫" w:date="2023-11-12T00:36:00Z"/>
          <w:rFonts w:ascii="宋体" w:eastAsia="宋体" w:hAnsi="宋体" w:cs="宋体"/>
          <w:color w:val="000000" w:themeColor="text1"/>
          <w:sz w:val="24"/>
          <w:szCs w:val="24"/>
        </w:rPr>
        <w:pPrChange w:id="1196" w:author="樱酱 钉宫" w:date="2023-11-12T00:36:00Z">
          <w:pPr>
            <w:pStyle w:val="afb"/>
            <w:numPr>
              <w:numId w:val="6"/>
            </w:numPr>
            <w:spacing w:line="360" w:lineRule="auto"/>
            <w:ind w:left="900" w:firstLineChars="0" w:hanging="420"/>
          </w:pPr>
        </w:pPrChange>
      </w:pPr>
      <w:del w:id="1197" w:author="樱酱 钉宫" w:date="2023-11-12T00:36:00Z">
        <w:r w:rsidDel="005A31DC">
          <w:rPr>
            <w:rFonts w:ascii="宋体" w:eastAsia="宋体" w:hAnsi="宋体" w:cs="宋体" w:hint="eastAsia"/>
            <w:color w:val="000000" w:themeColor="text1"/>
            <w:sz w:val="24"/>
            <w:szCs w:val="24"/>
          </w:rPr>
          <w:delText>点击“开始”按钮后，系统能实时获取并显示云平台的温湿度、光照值。</w:delText>
        </w:r>
      </w:del>
    </w:p>
    <w:p w14:paraId="621D4393" w14:textId="07AB73E2" w:rsidR="008648E1" w:rsidDel="005A31DC" w:rsidRDefault="00F50128" w:rsidP="005A31DC">
      <w:pPr>
        <w:pStyle w:val="afb"/>
        <w:numPr>
          <w:ilvl w:val="0"/>
          <w:numId w:val="5"/>
        </w:numPr>
        <w:spacing w:line="400" w:lineRule="exact"/>
        <w:ind w:left="901" w:firstLineChars="0"/>
        <w:rPr>
          <w:del w:id="1198" w:author="樱酱 钉宫" w:date="2023-11-12T00:36:00Z"/>
          <w:rFonts w:ascii="宋体" w:eastAsia="宋体" w:hAnsi="宋体" w:cs="宋体"/>
          <w:color w:val="000000" w:themeColor="text1"/>
          <w:sz w:val="24"/>
          <w:szCs w:val="24"/>
        </w:rPr>
        <w:pPrChange w:id="1199" w:author="樱酱 钉宫" w:date="2023-11-12T00:36:00Z">
          <w:pPr>
            <w:pStyle w:val="afb"/>
            <w:numPr>
              <w:numId w:val="6"/>
            </w:numPr>
            <w:spacing w:line="360" w:lineRule="auto"/>
            <w:ind w:left="900" w:firstLineChars="0" w:hanging="420"/>
          </w:pPr>
        </w:pPrChange>
      </w:pPr>
      <w:del w:id="1200" w:author="樱酱 钉宫" w:date="2023-11-12T00:36:00Z">
        <w:r w:rsidDel="005A31DC">
          <w:rPr>
            <w:rFonts w:ascii="宋体" w:eastAsia="宋体" w:hAnsi="宋体" w:cs="宋体" w:hint="eastAsia"/>
            <w:color w:val="000000" w:themeColor="text1"/>
            <w:sz w:val="24"/>
            <w:szCs w:val="24"/>
          </w:rPr>
          <w:delText>设置光照感应，当用手遮住光照传感器时，同时打开运输系统中的灯和风扇，界面中的风扇动画启动，灯的图片为点亮状态；将手拿开，则关闭运输系统中的灯和风扇，界面中的风扇动画停止，灯的图片为熄灭状态。</w:delText>
        </w:r>
      </w:del>
    </w:p>
    <w:p w14:paraId="17B63CAA" w14:textId="4996C8C4" w:rsidR="008648E1" w:rsidDel="005A31DC" w:rsidRDefault="00F50128" w:rsidP="005A31DC">
      <w:pPr>
        <w:pStyle w:val="afb"/>
        <w:numPr>
          <w:ilvl w:val="0"/>
          <w:numId w:val="5"/>
        </w:numPr>
        <w:spacing w:line="400" w:lineRule="exact"/>
        <w:ind w:left="901" w:firstLineChars="0"/>
        <w:rPr>
          <w:del w:id="1201" w:author="樱酱 钉宫" w:date="2023-11-12T00:36:00Z"/>
          <w:rFonts w:ascii="宋体" w:eastAsia="宋体" w:hAnsi="宋体" w:cs="宋体"/>
          <w:b/>
          <w:bCs/>
          <w:color w:val="000000" w:themeColor="text1"/>
          <w:spacing w:val="-10"/>
          <w:sz w:val="24"/>
          <w:szCs w:val="24"/>
          <w:u w:color="000000"/>
        </w:rPr>
        <w:pPrChange w:id="1202" w:author="樱酱 钉宫" w:date="2023-11-12T00:36:00Z">
          <w:pPr>
            <w:spacing w:line="400" w:lineRule="exact"/>
          </w:pPr>
        </w:pPrChange>
      </w:pPr>
      <w:del w:id="1203"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45420C91" w14:textId="11199B53" w:rsidR="008648E1" w:rsidDel="005A31DC" w:rsidRDefault="00F50128" w:rsidP="005A31DC">
      <w:pPr>
        <w:pStyle w:val="afb"/>
        <w:numPr>
          <w:ilvl w:val="0"/>
          <w:numId w:val="5"/>
        </w:numPr>
        <w:spacing w:line="400" w:lineRule="exact"/>
        <w:ind w:left="901" w:firstLineChars="0"/>
        <w:rPr>
          <w:del w:id="1204" w:author="樱酱 钉宫" w:date="2023-11-12T00:36:00Z"/>
          <w:rFonts w:ascii="宋体" w:eastAsia="宋体" w:hAnsi="宋体" w:cs="宋体"/>
          <w:color w:val="000000" w:themeColor="text1"/>
          <w:sz w:val="24"/>
          <w:szCs w:val="24"/>
        </w:rPr>
        <w:pPrChange w:id="1205" w:author="樱酱 钉宫" w:date="2023-11-12T00:36:00Z">
          <w:pPr>
            <w:pStyle w:val="afb"/>
            <w:numPr>
              <w:numId w:val="5"/>
            </w:numPr>
            <w:spacing w:line="400" w:lineRule="exact"/>
            <w:ind w:left="901" w:firstLineChars="0" w:hanging="420"/>
          </w:pPr>
        </w:pPrChange>
      </w:pPr>
      <w:del w:id="1206" w:author="樱酱 钉宫" w:date="2023-11-12T00:36:00Z">
        <w:r w:rsidDel="005A31DC">
          <w:rPr>
            <w:rFonts w:ascii="宋体" w:eastAsia="宋体" w:hAnsi="宋体" w:cs="宋体" w:hint="eastAsia"/>
            <w:color w:val="000000" w:themeColor="text1"/>
            <w:sz w:val="24"/>
            <w:szCs w:val="24"/>
          </w:rPr>
          <w:delText>开发完成后，请将程序以“窗帘控制”命名。</w:delText>
        </w:r>
      </w:del>
    </w:p>
    <w:p w14:paraId="11E8E31B" w14:textId="6F81C7F5" w:rsidR="008648E1" w:rsidDel="005A31DC" w:rsidRDefault="00F50128" w:rsidP="005A31DC">
      <w:pPr>
        <w:pStyle w:val="afb"/>
        <w:numPr>
          <w:ilvl w:val="0"/>
          <w:numId w:val="5"/>
        </w:numPr>
        <w:spacing w:line="400" w:lineRule="exact"/>
        <w:ind w:left="901" w:firstLineChars="0"/>
        <w:rPr>
          <w:del w:id="1207" w:author="樱酱 钉宫" w:date="2023-11-12T00:36:00Z"/>
          <w:rFonts w:ascii="宋体" w:eastAsia="宋体" w:hAnsi="宋体" w:cs="宋体"/>
          <w:color w:val="000000" w:themeColor="text1"/>
          <w:sz w:val="24"/>
          <w:szCs w:val="24"/>
        </w:rPr>
        <w:pPrChange w:id="1208" w:author="樱酱 钉宫" w:date="2023-11-12T00:36:00Z">
          <w:pPr>
            <w:pStyle w:val="afb"/>
            <w:numPr>
              <w:numId w:val="5"/>
            </w:numPr>
            <w:spacing w:line="400" w:lineRule="exact"/>
            <w:ind w:left="901" w:firstLineChars="0" w:hanging="420"/>
          </w:pPr>
        </w:pPrChange>
      </w:pPr>
      <w:del w:id="1209" w:author="樱酱 钉宫" w:date="2023-11-12T00:36:00Z">
        <w:r w:rsidDel="005A31DC">
          <w:rPr>
            <w:rFonts w:ascii="宋体" w:eastAsia="宋体" w:hAnsi="宋体" w:cs="宋体" w:hint="eastAsia"/>
            <w:color w:val="000000" w:themeColor="text1"/>
            <w:sz w:val="24"/>
            <w:szCs w:val="24"/>
          </w:rPr>
          <w:delText>把源码拷贝到</w:delText>
        </w:r>
        <w:r w:rsidDel="005A31DC">
          <w:rPr>
            <w:rFonts w:ascii="宋体" w:eastAsia="宋体" w:hAnsi="宋体" w:cs="宋体" w:hint="eastAsia"/>
            <w:b/>
            <w:color w:val="000000" w:themeColor="text1"/>
            <w:sz w:val="24"/>
            <w:szCs w:val="24"/>
          </w:rPr>
          <w:delText>U盘“提交资料\模块二\题6”</w:delText>
        </w:r>
        <w:r w:rsidDel="005A31DC">
          <w:rPr>
            <w:rFonts w:ascii="宋体" w:eastAsia="宋体" w:hAnsi="宋体" w:cs="宋体" w:hint="eastAsia"/>
            <w:color w:val="000000" w:themeColor="text1"/>
            <w:sz w:val="24"/>
            <w:szCs w:val="24"/>
          </w:rPr>
          <w:delText>目录下。</w:delText>
        </w:r>
      </w:del>
    </w:p>
    <w:p w14:paraId="2E5D40C7" w14:textId="5EBB5AEC" w:rsidR="008648E1" w:rsidDel="005A31DC" w:rsidRDefault="00F50128" w:rsidP="005A31DC">
      <w:pPr>
        <w:pStyle w:val="afb"/>
        <w:numPr>
          <w:ilvl w:val="0"/>
          <w:numId w:val="5"/>
        </w:numPr>
        <w:spacing w:line="400" w:lineRule="exact"/>
        <w:ind w:left="901" w:firstLineChars="0"/>
        <w:rPr>
          <w:del w:id="1210" w:author="樱酱 钉宫" w:date="2023-11-12T00:36:00Z"/>
          <w:color w:val="000000" w:themeColor="text1"/>
          <w:sz w:val="28"/>
          <w:szCs w:val="24"/>
        </w:rPr>
        <w:pPrChange w:id="1211" w:author="樱酱 钉宫" w:date="2023-11-12T00:36:00Z">
          <w:pPr>
            <w:pStyle w:val="3"/>
            <w:spacing w:before="200" w:after="0"/>
          </w:pPr>
        </w:pPrChange>
      </w:pPr>
      <w:del w:id="1212"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2-7 </w:delText>
        </w:r>
        <w:r w:rsidDel="005A31DC">
          <w:rPr>
            <w:rFonts w:hint="eastAsia"/>
            <w:color w:val="000000" w:themeColor="text1"/>
            <w:sz w:val="28"/>
            <w:szCs w:val="24"/>
          </w:rPr>
          <w:delText>智能商超系统</w:delText>
        </w:r>
      </w:del>
    </w:p>
    <w:p w14:paraId="4A8ACE16" w14:textId="7FB7D822" w:rsidR="008648E1" w:rsidDel="005A31DC" w:rsidRDefault="00F50128" w:rsidP="005A31DC">
      <w:pPr>
        <w:pStyle w:val="afb"/>
        <w:numPr>
          <w:ilvl w:val="0"/>
          <w:numId w:val="5"/>
        </w:numPr>
        <w:spacing w:line="400" w:lineRule="exact"/>
        <w:ind w:left="901" w:firstLineChars="0"/>
        <w:rPr>
          <w:del w:id="1213" w:author="樱酱 钉宫" w:date="2023-11-12T00:36:00Z"/>
          <w:rFonts w:ascii="宋体" w:eastAsia="宋体" w:hAnsi="宋体" w:cs="宋体"/>
          <w:color w:val="000000" w:themeColor="text1"/>
          <w:sz w:val="24"/>
          <w:szCs w:val="24"/>
        </w:rPr>
        <w:pPrChange w:id="1214" w:author="樱酱 钉宫" w:date="2023-11-12T00:36:00Z">
          <w:pPr>
            <w:spacing w:line="400" w:lineRule="exact"/>
            <w:ind w:firstLineChars="200" w:firstLine="480"/>
          </w:pPr>
        </w:pPrChange>
      </w:pPr>
      <w:del w:id="1215" w:author="樱酱 钉宫" w:date="2023-11-12T00:36:00Z">
        <w:r w:rsidDel="005A31DC">
          <w:rPr>
            <w:rFonts w:ascii="宋体" w:eastAsia="宋体" w:hAnsi="宋体" w:cs="宋体" w:hint="eastAsia"/>
            <w:color w:val="000000" w:themeColor="text1"/>
            <w:sz w:val="24"/>
            <w:szCs w:val="24"/>
          </w:rPr>
          <w:delText>新建Python应用程序，参考软件效果图，利用竞赛资料提供的引用库与文档说明、图片资源、等资源，实现程序的开发。</w:delText>
        </w:r>
      </w:del>
    </w:p>
    <w:p w14:paraId="4A10F9E2" w14:textId="475808E3" w:rsidR="008648E1" w:rsidDel="005A31DC" w:rsidRDefault="00F50128" w:rsidP="005A31DC">
      <w:pPr>
        <w:pStyle w:val="afb"/>
        <w:numPr>
          <w:ilvl w:val="0"/>
          <w:numId w:val="5"/>
        </w:numPr>
        <w:spacing w:line="400" w:lineRule="exact"/>
        <w:ind w:left="901" w:firstLineChars="0"/>
        <w:rPr>
          <w:del w:id="1216" w:author="樱酱 钉宫" w:date="2023-11-12T00:36:00Z"/>
          <w:rFonts w:ascii="宋体" w:eastAsia="宋体" w:hAnsi="宋体" w:cs="宋体"/>
          <w:b/>
          <w:bCs/>
          <w:color w:val="000000" w:themeColor="text1"/>
          <w:spacing w:val="-10"/>
          <w:sz w:val="24"/>
          <w:szCs w:val="24"/>
          <w:u w:color="000000"/>
        </w:rPr>
        <w:pPrChange w:id="1217" w:author="樱酱 钉宫" w:date="2023-11-12T00:36:00Z">
          <w:pPr>
            <w:spacing w:line="400" w:lineRule="exact"/>
          </w:pPr>
        </w:pPrChange>
      </w:pPr>
      <w:del w:id="121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084F2F6B" w14:textId="6C49F6C9" w:rsidR="008648E1" w:rsidDel="005A31DC" w:rsidRDefault="00F50128" w:rsidP="005A31DC">
      <w:pPr>
        <w:pStyle w:val="afb"/>
        <w:numPr>
          <w:ilvl w:val="0"/>
          <w:numId w:val="5"/>
        </w:numPr>
        <w:spacing w:line="400" w:lineRule="exact"/>
        <w:ind w:left="901" w:firstLineChars="0"/>
        <w:rPr>
          <w:del w:id="1219" w:author="樱酱 钉宫" w:date="2023-11-12T00:36:00Z"/>
          <w:rFonts w:ascii="宋体" w:eastAsia="宋体" w:hAnsi="宋体" w:cs="宋体"/>
          <w:color w:val="000000" w:themeColor="text1"/>
          <w:sz w:val="24"/>
          <w:szCs w:val="24"/>
        </w:rPr>
        <w:pPrChange w:id="1220" w:author="樱酱 钉宫" w:date="2023-11-12T00:36:00Z">
          <w:pPr>
            <w:pStyle w:val="afb"/>
            <w:numPr>
              <w:numId w:val="7"/>
            </w:numPr>
            <w:spacing w:line="360" w:lineRule="auto"/>
            <w:ind w:left="900" w:firstLineChars="0" w:hanging="420"/>
          </w:pPr>
        </w:pPrChange>
      </w:pPr>
      <w:del w:id="1221" w:author="樱酱 钉宫" w:date="2023-11-12T00:36:00Z">
        <w:r w:rsidDel="005A31DC">
          <w:rPr>
            <w:rFonts w:ascii="宋体" w:eastAsia="宋体" w:hAnsi="宋体" w:cs="宋体" w:hint="eastAsia"/>
            <w:color w:val="000000" w:themeColor="text1"/>
            <w:sz w:val="24"/>
            <w:szCs w:val="24"/>
          </w:rPr>
          <w:delText>完成本系统的硬件设备选型，并将其安装到对应的区域。</w:delText>
        </w:r>
      </w:del>
    </w:p>
    <w:p w14:paraId="60DAC6F4" w14:textId="316264C8" w:rsidR="008648E1" w:rsidDel="005A31DC" w:rsidRDefault="00F50128" w:rsidP="005A31DC">
      <w:pPr>
        <w:pStyle w:val="afb"/>
        <w:numPr>
          <w:ilvl w:val="0"/>
          <w:numId w:val="5"/>
        </w:numPr>
        <w:spacing w:line="400" w:lineRule="exact"/>
        <w:ind w:left="901" w:firstLineChars="0"/>
        <w:rPr>
          <w:del w:id="1222" w:author="樱酱 钉宫" w:date="2023-11-12T00:36:00Z"/>
          <w:rFonts w:ascii="宋体" w:eastAsia="宋体" w:hAnsi="宋体" w:cs="宋体"/>
          <w:color w:val="000000" w:themeColor="text1"/>
          <w:sz w:val="24"/>
          <w:szCs w:val="24"/>
        </w:rPr>
        <w:pPrChange w:id="1223" w:author="樱酱 钉宫" w:date="2023-11-12T00:36:00Z">
          <w:pPr>
            <w:pStyle w:val="afb"/>
            <w:numPr>
              <w:numId w:val="6"/>
            </w:numPr>
            <w:spacing w:line="360" w:lineRule="auto"/>
            <w:ind w:left="900" w:firstLineChars="0" w:hanging="420"/>
          </w:pPr>
        </w:pPrChange>
      </w:pPr>
      <w:del w:id="1224" w:author="樱酱 钉宫" w:date="2023-11-12T00:36:00Z">
        <w:r w:rsidDel="005A31DC">
          <w:rPr>
            <w:rFonts w:ascii="宋体" w:eastAsia="宋体" w:hAnsi="宋体" w:cs="宋体" w:hint="eastAsia"/>
            <w:color w:val="000000" w:themeColor="text1"/>
            <w:sz w:val="24"/>
            <w:szCs w:val="24"/>
          </w:rPr>
          <w:delText>利用超高频RFID设备，找到三个超高频标签代表客人A、B、C的消费情况；并用标签纸贴上分别标注为客人A、客人B、客人C。</w:delText>
        </w:r>
      </w:del>
    </w:p>
    <w:p w14:paraId="440F697D" w14:textId="3E168A86" w:rsidR="008648E1" w:rsidDel="005A31DC" w:rsidRDefault="00F50128" w:rsidP="005A31DC">
      <w:pPr>
        <w:pStyle w:val="afb"/>
        <w:numPr>
          <w:ilvl w:val="0"/>
          <w:numId w:val="5"/>
        </w:numPr>
        <w:spacing w:line="400" w:lineRule="exact"/>
        <w:ind w:left="901" w:firstLineChars="0"/>
        <w:rPr>
          <w:del w:id="1225" w:author="樱酱 钉宫" w:date="2023-11-12T00:36:00Z"/>
          <w:rFonts w:ascii="宋体" w:eastAsia="宋体" w:hAnsi="宋体" w:cs="宋体"/>
          <w:color w:val="000000" w:themeColor="text1"/>
          <w:sz w:val="24"/>
          <w:szCs w:val="24"/>
        </w:rPr>
        <w:pPrChange w:id="1226" w:author="樱酱 钉宫" w:date="2023-11-12T00:36:00Z">
          <w:pPr>
            <w:pStyle w:val="afb"/>
            <w:numPr>
              <w:numId w:val="6"/>
            </w:numPr>
            <w:spacing w:line="360" w:lineRule="auto"/>
            <w:ind w:left="900" w:firstLineChars="0" w:hanging="420"/>
          </w:pPr>
        </w:pPrChange>
      </w:pPr>
      <w:del w:id="1227" w:author="樱酱 钉宫" w:date="2023-11-12T00:36:00Z">
        <w:r w:rsidDel="005A31DC">
          <w:rPr>
            <w:rFonts w:ascii="宋体" w:eastAsia="宋体" w:hAnsi="宋体" w:cs="宋体" w:hint="eastAsia"/>
            <w:color w:val="000000" w:themeColor="text1"/>
            <w:sz w:val="24"/>
            <w:szCs w:val="24"/>
          </w:rPr>
          <w:delText>客人A、B、C现消费情况为:24、30、27。</w:delText>
        </w:r>
      </w:del>
    </w:p>
    <w:p w14:paraId="1E4EBB00" w14:textId="499953A2" w:rsidR="008648E1" w:rsidDel="005A31DC" w:rsidRDefault="00F50128" w:rsidP="005A31DC">
      <w:pPr>
        <w:pStyle w:val="afb"/>
        <w:numPr>
          <w:ilvl w:val="0"/>
          <w:numId w:val="5"/>
        </w:numPr>
        <w:spacing w:line="400" w:lineRule="exact"/>
        <w:ind w:left="901" w:firstLineChars="0"/>
        <w:rPr>
          <w:del w:id="1228" w:author="樱酱 钉宫" w:date="2023-11-12T00:36:00Z"/>
          <w:rFonts w:ascii="宋体" w:eastAsia="宋体" w:hAnsi="宋体" w:cs="宋体"/>
          <w:color w:val="000000" w:themeColor="text1"/>
          <w:sz w:val="24"/>
          <w:szCs w:val="24"/>
        </w:rPr>
        <w:pPrChange w:id="1229" w:author="樱酱 钉宫" w:date="2023-11-12T00:36:00Z">
          <w:pPr>
            <w:pStyle w:val="afb"/>
            <w:numPr>
              <w:numId w:val="6"/>
            </w:numPr>
            <w:spacing w:line="360" w:lineRule="auto"/>
            <w:ind w:left="900" w:firstLineChars="0" w:hanging="420"/>
          </w:pPr>
        </w:pPrChange>
      </w:pPr>
      <w:del w:id="1230" w:author="樱酱 钉宫" w:date="2023-11-12T00:36:00Z">
        <w:r w:rsidDel="005A31DC">
          <w:rPr>
            <w:rFonts w:ascii="宋体" w:eastAsia="宋体" w:hAnsi="宋体" w:cs="宋体" w:hint="eastAsia"/>
            <w:color w:val="000000" w:themeColor="text1"/>
            <w:sz w:val="24"/>
            <w:szCs w:val="24"/>
          </w:rPr>
          <w:delText>请将这些客人的“超高频标签卡号、姓名、消费额”进行存储。随意读取其中的一张超高频，将该客人的消费额显示在界面上；并利用TTS语音播报功能，播报金额。</w:delText>
        </w:r>
      </w:del>
    </w:p>
    <w:p w14:paraId="4D68B9A1" w14:textId="644954BF" w:rsidR="008648E1" w:rsidDel="005A31DC" w:rsidRDefault="00F50128" w:rsidP="005A31DC">
      <w:pPr>
        <w:pStyle w:val="afb"/>
        <w:numPr>
          <w:ilvl w:val="0"/>
          <w:numId w:val="5"/>
        </w:numPr>
        <w:spacing w:line="400" w:lineRule="exact"/>
        <w:ind w:left="901" w:firstLineChars="0"/>
        <w:rPr>
          <w:del w:id="1231" w:author="樱酱 钉宫" w:date="2023-11-12T00:36:00Z"/>
          <w:rFonts w:ascii="宋体" w:eastAsia="宋体" w:hAnsi="宋体" w:cs="宋体"/>
          <w:b/>
          <w:bCs/>
          <w:color w:val="000000" w:themeColor="text1"/>
          <w:spacing w:val="-10"/>
          <w:sz w:val="24"/>
          <w:szCs w:val="24"/>
          <w:u w:color="000000"/>
        </w:rPr>
        <w:pPrChange w:id="1232" w:author="樱酱 钉宫" w:date="2023-11-12T00:36:00Z">
          <w:pPr>
            <w:spacing w:line="400" w:lineRule="exact"/>
          </w:pPr>
        </w:pPrChange>
      </w:pPr>
      <w:del w:id="1233" w:author="樱酱 钉宫" w:date="2023-11-12T00:36:00Z">
        <w:r w:rsidDel="005A31DC">
          <w:rPr>
            <w:rFonts w:ascii="宋体" w:eastAsia="宋体" w:hAnsi="宋体" w:cs="宋体" w:hint="eastAsia"/>
            <w:b/>
            <w:bCs/>
            <w:color w:val="000000" w:themeColor="text1"/>
            <w:spacing w:val="-10"/>
            <w:sz w:val="24"/>
            <w:szCs w:val="24"/>
            <w:u w:color="000000"/>
          </w:rPr>
          <w:delText>完成以上任务后请做以下步骤：</w:delText>
        </w:r>
      </w:del>
    </w:p>
    <w:p w14:paraId="45A62C08" w14:textId="2EB0605D" w:rsidR="008648E1" w:rsidDel="005A31DC" w:rsidRDefault="00F50128" w:rsidP="005A31DC">
      <w:pPr>
        <w:pStyle w:val="afb"/>
        <w:numPr>
          <w:ilvl w:val="0"/>
          <w:numId w:val="5"/>
        </w:numPr>
        <w:spacing w:line="400" w:lineRule="exact"/>
        <w:ind w:left="901" w:firstLineChars="0"/>
        <w:rPr>
          <w:del w:id="1234" w:author="樱酱 钉宫" w:date="2023-11-12T00:36:00Z"/>
          <w:rFonts w:ascii="宋体" w:eastAsia="宋体" w:hAnsi="宋体" w:cs="宋体"/>
          <w:color w:val="000000" w:themeColor="text1"/>
          <w:sz w:val="24"/>
          <w:szCs w:val="24"/>
        </w:rPr>
        <w:pPrChange w:id="1235" w:author="樱酱 钉宫" w:date="2023-11-12T00:36:00Z">
          <w:pPr>
            <w:pStyle w:val="afb"/>
            <w:numPr>
              <w:numId w:val="5"/>
            </w:numPr>
            <w:spacing w:line="400" w:lineRule="exact"/>
            <w:ind w:left="901" w:firstLineChars="0" w:hanging="420"/>
          </w:pPr>
        </w:pPrChange>
      </w:pPr>
      <w:del w:id="1236" w:author="樱酱 钉宫" w:date="2023-11-12T00:36:00Z">
        <w:r w:rsidDel="005A31DC">
          <w:rPr>
            <w:rFonts w:ascii="宋体" w:eastAsia="宋体" w:hAnsi="宋体" w:cs="宋体" w:hint="eastAsia"/>
            <w:color w:val="000000" w:themeColor="text1"/>
            <w:sz w:val="24"/>
            <w:szCs w:val="24"/>
          </w:rPr>
          <w:delText>开发完成后，请将程序以“智能商超系统”命名。</w:delText>
        </w:r>
      </w:del>
    </w:p>
    <w:p w14:paraId="12F400E2" w14:textId="798C5EBF" w:rsidR="008648E1" w:rsidDel="005A31DC" w:rsidRDefault="00F50128" w:rsidP="005A31DC">
      <w:pPr>
        <w:pStyle w:val="afb"/>
        <w:numPr>
          <w:ilvl w:val="0"/>
          <w:numId w:val="5"/>
        </w:numPr>
        <w:spacing w:line="400" w:lineRule="exact"/>
        <w:ind w:left="901" w:firstLineChars="0"/>
        <w:rPr>
          <w:del w:id="1237" w:author="樱酱 钉宫" w:date="2023-11-12T00:36:00Z"/>
          <w:rFonts w:ascii="宋体" w:eastAsia="宋体" w:hAnsi="宋体" w:cs="宋体"/>
          <w:color w:val="000000" w:themeColor="text1"/>
        </w:rPr>
        <w:pPrChange w:id="1238" w:author="樱酱 钉宫" w:date="2023-11-12T00:36:00Z">
          <w:pPr>
            <w:pStyle w:val="afb"/>
            <w:numPr>
              <w:numId w:val="5"/>
            </w:numPr>
            <w:spacing w:line="400" w:lineRule="exact"/>
            <w:ind w:left="901" w:firstLineChars="0" w:hanging="420"/>
          </w:pPr>
        </w:pPrChange>
      </w:pPr>
      <w:del w:id="1239" w:author="樱酱 钉宫" w:date="2023-11-12T00:36:00Z">
        <w:r w:rsidDel="005A31DC">
          <w:rPr>
            <w:rFonts w:ascii="宋体" w:eastAsia="宋体" w:hAnsi="宋体" w:cs="宋体" w:hint="eastAsia"/>
            <w:color w:val="000000" w:themeColor="text1"/>
            <w:sz w:val="24"/>
            <w:szCs w:val="24"/>
          </w:rPr>
          <w:delText>把源码拷贝到</w:delText>
        </w:r>
        <w:r w:rsidDel="005A31DC">
          <w:rPr>
            <w:rFonts w:ascii="宋体" w:eastAsia="宋体" w:hAnsi="宋体" w:cs="宋体" w:hint="eastAsia"/>
            <w:b/>
            <w:color w:val="000000" w:themeColor="text1"/>
            <w:sz w:val="24"/>
            <w:szCs w:val="24"/>
          </w:rPr>
          <w:delText>U盘“提交资料\模块二\题7”</w:delText>
        </w:r>
        <w:r w:rsidDel="005A31DC">
          <w:rPr>
            <w:rFonts w:ascii="宋体" w:eastAsia="宋体" w:hAnsi="宋体" w:cs="宋体" w:hint="eastAsia"/>
            <w:color w:val="000000" w:themeColor="text1"/>
            <w:sz w:val="24"/>
            <w:szCs w:val="24"/>
          </w:rPr>
          <w:delText>目录下。</w:delText>
        </w:r>
      </w:del>
    </w:p>
    <w:p w14:paraId="35D286A4" w14:textId="42624171" w:rsidR="008648E1" w:rsidDel="005A31DC" w:rsidRDefault="00F50128" w:rsidP="005A31DC">
      <w:pPr>
        <w:pStyle w:val="afb"/>
        <w:numPr>
          <w:ilvl w:val="0"/>
          <w:numId w:val="5"/>
        </w:numPr>
        <w:spacing w:line="400" w:lineRule="exact"/>
        <w:ind w:left="901" w:firstLineChars="0"/>
        <w:rPr>
          <w:del w:id="1240" w:author="樱酱 钉宫" w:date="2023-11-12T00:36:00Z"/>
          <w:color w:val="000000" w:themeColor="text1"/>
          <w:sz w:val="28"/>
          <w:szCs w:val="24"/>
        </w:rPr>
        <w:pPrChange w:id="1241" w:author="樱酱 钉宫" w:date="2023-11-12T00:36:00Z">
          <w:pPr>
            <w:pStyle w:val="3"/>
            <w:spacing w:after="0"/>
          </w:pPr>
        </w:pPrChange>
      </w:pPr>
      <w:del w:id="1242" w:author="樱酱 钉宫" w:date="2023-11-12T00:36:00Z">
        <w:r w:rsidDel="005A31DC">
          <w:rPr>
            <w:rFonts w:hint="eastAsia"/>
            <w:color w:val="000000" w:themeColor="text1"/>
            <w:sz w:val="28"/>
            <w:szCs w:val="24"/>
          </w:rPr>
          <w:delText>子任务</w:delText>
        </w:r>
        <w:r w:rsidDel="005A31DC">
          <w:rPr>
            <w:color w:val="000000" w:themeColor="text1"/>
            <w:sz w:val="28"/>
            <w:szCs w:val="24"/>
          </w:rPr>
          <w:delText xml:space="preserve">2-8 </w:delText>
        </w:r>
        <w:r w:rsidDel="005A31DC">
          <w:rPr>
            <w:rFonts w:hint="eastAsia"/>
            <w:color w:val="000000" w:themeColor="text1"/>
            <w:sz w:val="28"/>
            <w:szCs w:val="24"/>
          </w:rPr>
          <w:delText>职</w:delText>
        </w:r>
        <w:r w:rsidDel="005A31DC">
          <w:rPr>
            <w:color w:val="000000" w:themeColor="text1"/>
            <w:sz w:val="28"/>
            <w:szCs w:val="24"/>
          </w:rPr>
          <w:delText>业素养</w:delText>
        </w:r>
      </w:del>
    </w:p>
    <w:p w14:paraId="6883FF51" w14:textId="0637CB82" w:rsidR="008648E1" w:rsidDel="005A31DC" w:rsidRDefault="00F50128" w:rsidP="005A31DC">
      <w:pPr>
        <w:pStyle w:val="afb"/>
        <w:numPr>
          <w:ilvl w:val="0"/>
          <w:numId w:val="5"/>
        </w:numPr>
        <w:spacing w:line="400" w:lineRule="exact"/>
        <w:ind w:left="901" w:firstLineChars="0"/>
        <w:rPr>
          <w:del w:id="1243" w:author="樱酱 钉宫" w:date="2023-11-12T00:36:00Z"/>
          <w:rFonts w:ascii="宋体" w:eastAsia="宋体" w:hAnsi="宋体" w:cs="宋体"/>
          <w:color w:val="000000" w:themeColor="text1"/>
          <w:sz w:val="24"/>
          <w:szCs w:val="24"/>
        </w:rPr>
        <w:pPrChange w:id="1244" w:author="樱酱 钉宫" w:date="2023-11-12T00:36:00Z">
          <w:pPr>
            <w:spacing w:line="400" w:lineRule="exact"/>
            <w:ind w:firstLineChars="200" w:firstLine="480"/>
          </w:pPr>
        </w:pPrChange>
      </w:pPr>
      <w:del w:id="1245" w:author="樱酱 钉宫" w:date="2023-11-12T00:36:00Z">
        <w:r w:rsidDel="005A31DC">
          <w:rPr>
            <w:rFonts w:ascii="宋体" w:eastAsia="宋体" w:hAnsi="宋体" w:cs="宋体" w:hint="eastAsia"/>
            <w:color w:val="000000" w:themeColor="text1"/>
            <w:sz w:val="24"/>
            <w:szCs w:val="24"/>
          </w:rPr>
          <w:delText>在项目开发过程中需要安全可靠地选择、使用工具，正确的选择设备，安装稳固、设备部件均匀排布、设备对齐、间距相等、整齐美观；布线合理、所有线都装入线槽。施工完成后需对地板卫生进行打扫、对桌面进行整理、对工具设备进行还原。</w:delText>
        </w:r>
      </w:del>
    </w:p>
    <w:p w14:paraId="2AE6BA0B" w14:textId="43D5AA03" w:rsidR="008648E1" w:rsidDel="005A31DC" w:rsidRDefault="00F50128" w:rsidP="005A31DC">
      <w:pPr>
        <w:pStyle w:val="afb"/>
        <w:numPr>
          <w:ilvl w:val="0"/>
          <w:numId w:val="5"/>
        </w:numPr>
        <w:spacing w:line="400" w:lineRule="exact"/>
        <w:ind w:left="901" w:firstLineChars="0"/>
        <w:rPr>
          <w:del w:id="1246" w:author="樱酱 钉宫" w:date="2023-11-12T00:36:00Z"/>
          <w:rFonts w:ascii="宋体" w:eastAsia="宋体" w:hAnsi="宋体" w:cs="宋体"/>
          <w:b/>
          <w:bCs/>
          <w:color w:val="000000" w:themeColor="text1"/>
          <w:spacing w:val="-10"/>
          <w:sz w:val="24"/>
          <w:szCs w:val="24"/>
          <w:u w:color="000000"/>
        </w:rPr>
        <w:pPrChange w:id="1247" w:author="樱酱 钉宫" w:date="2023-11-12T00:36:00Z">
          <w:pPr>
            <w:spacing w:line="400" w:lineRule="exact"/>
          </w:pPr>
        </w:pPrChange>
      </w:pPr>
      <w:del w:id="1248" w:author="樱酱 钉宫" w:date="2023-11-12T00:36:00Z">
        <w:r w:rsidDel="005A31DC">
          <w:rPr>
            <w:rFonts w:ascii="宋体" w:eastAsia="宋体" w:hAnsi="宋体" w:cs="宋体" w:hint="eastAsia"/>
            <w:b/>
            <w:bCs/>
            <w:color w:val="000000" w:themeColor="text1"/>
            <w:spacing w:val="-10"/>
            <w:sz w:val="24"/>
            <w:szCs w:val="24"/>
            <w:u w:color="000000"/>
          </w:rPr>
          <w:delText>任务要求：</w:delText>
        </w:r>
      </w:del>
    </w:p>
    <w:p w14:paraId="707BF5E2" w14:textId="3F2A16CA" w:rsidR="008648E1" w:rsidDel="005A31DC" w:rsidRDefault="00F50128" w:rsidP="005A31DC">
      <w:pPr>
        <w:pStyle w:val="afb"/>
        <w:numPr>
          <w:ilvl w:val="0"/>
          <w:numId w:val="5"/>
        </w:numPr>
        <w:spacing w:line="400" w:lineRule="exact"/>
        <w:ind w:left="901" w:firstLineChars="0"/>
        <w:rPr>
          <w:del w:id="1249" w:author="樱酱 钉宫" w:date="2023-11-12T00:36:00Z"/>
          <w:rFonts w:ascii="宋体" w:eastAsia="宋体" w:hAnsi="宋体" w:cs="宋体"/>
          <w:color w:val="000000" w:themeColor="text1"/>
          <w:sz w:val="24"/>
          <w:szCs w:val="24"/>
        </w:rPr>
        <w:pPrChange w:id="1250" w:author="樱酱 钉宫" w:date="2023-11-12T00:36:00Z">
          <w:pPr>
            <w:numPr>
              <w:numId w:val="1"/>
            </w:numPr>
            <w:tabs>
              <w:tab w:val="left" w:pos="420"/>
            </w:tabs>
            <w:spacing w:line="400" w:lineRule="exact"/>
            <w:ind w:left="839" w:hanging="420"/>
          </w:pPr>
        </w:pPrChange>
      </w:pPr>
      <w:del w:id="1251" w:author="樱酱 钉宫" w:date="2023-11-12T00:36:00Z">
        <w:r w:rsidDel="005A31DC">
          <w:rPr>
            <w:rFonts w:ascii="宋体" w:eastAsia="宋体" w:hAnsi="宋体" w:cs="宋体" w:hint="eastAsia"/>
            <w:color w:val="000000" w:themeColor="text1"/>
            <w:sz w:val="24"/>
            <w:szCs w:val="24"/>
          </w:rPr>
          <w:delText>工位区域地板、桌面等处卫生打扫。</w:delText>
        </w:r>
      </w:del>
    </w:p>
    <w:p w14:paraId="5E94E0A7" w14:textId="73D3EEB0" w:rsidR="008648E1" w:rsidDel="005A31DC" w:rsidRDefault="00F50128" w:rsidP="005A31DC">
      <w:pPr>
        <w:pStyle w:val="afb"/>
        <w:numPr>
          <w:ilvl w:val="0"/>
          <w:numId w:val="5"/>
        </w:numPr>
        <w:spacing w:line="400" w:lineRule="exact"/>
        <w:ind w:left="901" w:firstLineChars="0"/>
        <w:rPr>
          <w:del w:id="1252" w:author="樱酱 钉宫" w:date="2023-11-12T00:36:00Z"/>
          <w:rFonts w:ascii="宋体" w:eastAsia="宋体" w:hAnsi="宋体" w:cs="宋体"/>
          <w:color w:val="000000" w:themeColor="text1"/>
          <w:sz w:val="24"/>
          <w:szCs w:val="24"/>
        </w:rPr>
        <w:pPrChange w:id="1253" w:author="樱酱 钉宫" w:date="2023-11-12T00:36:00Z">
          <w:pPr>
            <w:numPr>
              <w:numId w:val="1"/>
            </w:numPr>
            <w:tabs>
              <w:tab w:val="left" w:pos="420"/>
            </w:tabs>
            <w:spacing w:line="400" w:lineRule="exact"/>
            <w:ind w:left="839" w:hanging="420"/>
          </w:pPr>
        </w:pPrChange>
      </w:pPr>
      <w:del w:id="1254" w:author="樱酱 钉宫" w:date="2023-11-12T00:36:00Z">
        <w:r w:rsidDel="005A31DC">
          <w:rPr>
            <w:rFonts w:ascii="宋体" w:eastAsia="宋体" w:hAnsi="宋体" w:cs="宋体" w:hint="eastAsia"/>
            <w:color w:val="000000" w:themeColor="text1"/>
            <w:sz w:val="24"/>
            <w:szCs w:val="24"/>
          </w:rPr>
          <w:delText>使用的工具还原规整、设备摆放工整、设备手提箱的规整等。</w:delText>
        </w:r>
      </w:del>
    </w:p>
    <w:p w14:paraId="107B42C2" w14:textId="4923C730" w:rsidR="008648E1" w:rsidDel="005A31DC" w:rsidRDefault="00F50128" w:rsidP="005A31DC">
      <w:pPr>
        <w:pStyle w:val="afb"/>
        <w:numPr>
          <w:ilvl w:val="0"/>
          <w:numId w:val="5"/>
        </w:numPr>
        <w:spacing w:line="400" w:lineRule="exact"/>
        <w:ind w:left="901" w:firstLineChars="0"/>
        <w:rPr>
          <w:del w:id="1255" w:author="樱酱 钉宫" w:date="2023-11-12T00:36:00Z"/>
          <w:rFonts w:ascii="宋体" w:eastAsia="宋体" w:hAnsi="宋体" w:cs="宋体"/>
          <w:color w:val="000000" w:themeColor="text1"/>
          <w:sz w:val="24"/>
          <w:szCs w:val="24"/>
        </w:rPr>
        <w:pPrChange w:id="1256" w:author="樱酱 钉宫" w:date="2023-11-12T00:36:00Z">
          <w:pPr>
            <w:numPr>
              <w:numId w:val="1"/>
            </w:numPr>
            <w:tabs>
              <w:tab w:val="left" w:pos="420"/>
            </w:tabs>
            <w:spacing w:line="400" w:lineRule="exact"/>
            <w:ind w:left="839" w:hanging="420"/>
          </w:pPr>
        </w:pPrChange>
      </w:pPr>
      <w:del w:id="1257" w:author="樱酱 钉宫" w:date="2023-11-12T00:36:00Z">
        <w:r w:rsidDel="005A31DC">
          <w:rPr>
            <w:rFonts w:ascii="宋体" w:eastAsia="宋体" w:hAnsi="宋体" w:cs="宋体" w:hint="eastAsia"/>
            <w:color w:val="000000" w:themeColor="text1"/>
            <w:sz w:val="24"/>
            <w:szCs w:val="24"/>
          </w:rPr>
          <w:delText>工位设备安装整齐、设备部件均匀排布、布线合理美观等。</w:delText>
        </w:r>
      </w:del>
    </w:p>
    <w:p w14:paraId="63BCC904" w14:textId="77777777" w:rsidR="008648E1" w:rsidRDefault="008648E1" w:rsidP="005A31DC">
      <w:pPr>
        <w:pStyle w:val="afb"/>
        <w:numPr>
          <w:ilvl w:val="0"/>
          <w:numId w:val="5"/>
        </w:numPr>
        <w:spacing w:line="400" w:lineRule="exact"/>
        <w:ind w:left="901" w:firstLineChars="0"/>
        <w:rPr>
          <w:rFonts w:ascii="仿宋_GB2312" w:eastAsia="仿宋_GB2312" w:hAnsi="仿宋_GB2312" w:cs="仿宋_GB2312"/>
          <w:color w:val="000000" w:themeColor="text1"/>
          <w:spacing w:val="-4"/>
          <w:kern w:val="0"/>
          <w:sz w:val="32"/>
          <w:szCs w:val="32"/>
          <w:lang w:bidi="zh-CN"/>
        </w:rPr>
        <w:pPrChange w:id="1258" w:author="樱酱 钉宫" w:date="2023-11-12T00:36:00Z">
          <w:pPr>
            <w:autoSpaceDE w:val="0"/>
            <w:autoSpaceDN w:val="0"/>
            <w:spacing w:before="2" w:line="456" w:lineRule="auto"/>
            <w:ind w:right="2210"/>
            <w:jc w:val="left"/>
          </w:pPr>
        </w:pPrChange>
      </w:pPr>
    </w:p>
    <w:sectPr w:rsidR="008648E1">
      <w:footerReference w:type="default" r:id="rId16"/>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DE24" w14:textId="77777777" w:rsidR="00F061E0" w:rsidRDefault="00F061E0">
      <w:r>
        <w:separator/>
      </w:r>
    </w:p>
  </w:endnote>
  <w:endnote w:type="continuationSeparator" w:id="0">
    <w:p w14:paraId="1A6D82EC" w14:textId="77777777" w:rsidR="00F061E0" w:rsidRDefault="00F06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MingLiU">
    <w:altName w:val="細明體"/>
    <w:panose1 w:val="02010609000101010101"/>
    <w:charset w:val="88"/>
    <w:family w:val="modern"/>
    <w:pitch w:val="fixed"/>
    <w:sig w:usb0="A00002FF" w:usb1="28CFFCFA" w:usb2="00000016" w:usb3="00000000" w:csb0="00100001" w:csb1="00000000"/>
  </w:font>
  <w:font w:name="Gulim">
    <w:altName w:val="굴림"/>
    <w:panose1 w:val="020B0600000101010101"/>
    <w:charset w:val="81"/>
    <w:family w:val="swiss"/>
    <w:pitch w:val="variable"/>
    <w:sig w:usb0="B00002AF" w:usb1="69D77CFB" w:usb2="00000030" w:usb3="00000000" w:csb0="0008009F" w:csb1="00000000"/>
  </w:font>
  <w:font w:name="MingLiU_HKSCS">
    <w:altName w:val="MingLiU-ExtB"/>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509544"/>
    </w:sdtPr>
    <w:sdtContent>
      <w:p w14:paraId="7DDAB1A5" w14:textId="77777777" w:rsidR="00767FDD" w:rsidRDefault="00767FDD">
        <w:pPr>
          <w:pStyle w:val="ad"/>
          <w:jc w:val="center"/>
        </w:pPr>
        <w:r>
          <w:fldChar w:fldCharType="begin"/>
        </w:r>
        <w:r>
          <w:instrText>PAGE   \* MERGEFORMAT</w:instrText>
        </w:r>
        <w:r>
          <w:fldChar w:fldCharType="separate"/>
        </w:r>
        <w:r w:rsidR="001C1489" w:rsidRPr="001C1489">
          <w:rPr>
            <w:noProof/>
            <w:lang w:val="zh-CN"/>
          </w:rPr>
          <w:t>5</w:t>
        </w:r>
        <w:r>
          <w:fldChar w:fldCharType="end"/>
        </w:r>
      </w:p>
    </w:sdtContent>
  </w:sdt>
  <w:p w14:paraId="49DE0FE9" w14:textId="77777777" w:rsidR="00767FDD" w:rsidRDefault="00767FDD">
    <w:pPr>
      <w:pStyle w:val="a7"/>
      <w:spacing w:line="14" w:lineRule="auto"/>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A1C94" w14:textId="77777777" w:rsidR="00F061E0" w:rsidRDefault="00F061E0">
      <w:r>
        <w:separator/>
      </w:r>
    </w:p>
  </w:footnote>
  <w:footnote w:type="continuationSeparator" w:id="0">
    <w:p w14:paraId="50295F06" w14:textId="77777777" w:rsidR="00F061E0" w:rsidRDefault="00F06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0968EC"/>
    <w:multiLevelType w:val="multilevel"/>
    <w:tmpl w:val="010968E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14721255"/>
    <w:multiLevelType w:val="multilevel"/>
    <w:tmpl w:val="147212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4" w15:restartNumberingAfterBreak="0">
    <w:nsid w:val="2DB7F4DD"/>
    <w:multiLevelType w:val="singleLevel"/>
    <w:tmpl w:val="2DB7F4DD"/>
    <w:lvl w:ilvl="0">
      <w:start w:val="2"/>
      <w:numFmt w:val="decimal"/>
      <w:suff w:val="nothing"/>
      <w:lvlText w:val="%1、"/>
      <w:lvlJc w:val="left"/>
    </w:lvl>
  </w:abstractNum>
  <w:abstractNum w:abstractNumId="5"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6B641727"/>
    <w:multiLevelType w:val="multilevel"/>
    <w:tmpl w:val="6B64172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16cid:durableId="664935929">
    <w:abstractNumId w:val="3"/>
  </w:num>
  <w:num w:numId="2" w16cid:durableId="140510483">
    <w:abstractNumId w:val="0"/>
  </w:num>
  <w:num w:numId="3" w16cid:durableId="1417631712">
    <w:abstractNumId w:val="4"/>
  </w:num>
  <w:num w:numId="4" w16cid:durableId="161816276">
    <w:abstractNumId w:val="1"/>
  </w:num>
  <w:num w:numId="5" w16cid:durableId="1091390904">
    <w:abstractNumId w:val="5"/>
  </w:num>
  <w:num w:numId="6" w16cid:durableId="1031105815">
    <w:abstractNumId w:val="2"/>
  </w:num>
  <w:num w:numId="7" w16cid:durableId="53812448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樱酱 钉宫">
    <w15:presenceInfo w15:providerId="Windows Live" w15:userId="16271eb5183b0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hideSpellingErrors/>
  <w:proofState w:spelling="clean" w:grammar="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QwZDZhNzE0YmFjYjMzNzEwZTUyYTg3YjJkNWU0Y2IifQ=="/>
  </w:docVars>
  <w:rsids>
    <w:rsidRoot w:val="005237A5"/>
    <w:rsid w:val="00006A6C"/>
    <w:rsid w:val="000235F9"/>
    <w:rsid w:val="00035977"/>
    <w:rsid w:val="00040824"/>
    <w:rsid w:val="00040C28"/>
    <w:rsid w:val="0004102E"/>
    <w:rsid w:val="0004525B"/>
    <w:rsid w:val="0006270D"/>
    <w:rsid w:val="00067B10"/>
    <w:rsid w:val="000719CB"/>
    <w:rsid w:val="00083C91"/>
    <w:rsid w:val="00090D65"/>
    <w:rsid w:val="00095BDD"/>
    <w:rsid w:val="000A7175"/>
    <w:rsid w:val="000B5F03"/>
    <w:rsid w:val="000C2D84"/>
    <w:rsid w:val="000C55D9"/>
    <w:rsid w:val="000C6214"/>
    <w:rsid w:val="000D2F4E"/>
    <w:rsid w:val="000E2E9E"/>
    <w:rsid w:val="000E3234"/>
    <w:rsid w:val="00124BBA"/>
    <w:rsid w:val="00126B1E"/>
    <w:rsid w:val="00164242"/>
    <w:rsid w:val="00174FE4"/>
    <w:rsid w:val="00186DB6"/>
    <w:rsid w:val="00192DE0"/>
    <w:rsid w:val="00197D0D"/>
    <w:rsid w:val="001A0767"/>
    <w:rsid w:val="001A0D73"/>
    <w:rsid w:val="001C024D"/>
    <w:rsid w:val="001C1489"/>
    <w:rsid w:val="001C1787"/>
    <w:rsid w:val="001F14E9"/>
    <w:rsid w:val="00210918"/>
    <w:rsid w:val="00217453"/>
    <w:rsid w:val="00233C2C"/>
    <w:rsid w:val="00251CD9"/>
    <w:rsid w:val="00252DE4"/>
    <w:rsid w:val="002734E6"/>
    <w:rsid w:val="00280939"/>
    <w:rsid w:val="00280F3E"/>
    <w:rsid w:val="002827E5"/>
    <w:rsid w:val="002855DB"/>
    <w:rsid w:val="002A6BEA"/>
    <w:rsid w:val="002B3922"/>
    <w:rsid w:val="002C04D6"/>
    <w:rsid w:val="002C2F89"/>
    <w:rsid w:val="002C5A52"/>
    <w:rsid w:val="002D3B2F"/>
    <w:rsid w:val="002F02E9"/>
    <w:rsid w:val="00303067"/>
    <w:rsid w:val="00311FC7"/>
    <w:rsid w:val="00323609"/>
    <w:rsid w:val="003346FE"/>
    <w:rsid w:val="00337C67"/>
    <w:rsid w:val="003435EE"/>
    <w:rsid w:val="003566BB"/>
    <w:rsid w:val="00362AA9"/>
    <w:rsid w:val="00386FCB"/>
    <w:rsid w:val="00395B5D"/>
    <w:rsid w:val="003A2581"/>
    <w:rsid w:val="003A37F4"/>
    <w:rsid w:val="003A50E2"/>
    <w:rsid w:val="003B00E3"/>
    <w:rsid w:val="003D0AD6"/>
    <w:rsid w:val="003E2D0D"/>
    <w:rsid w:val="003F3794"/>
    <w:rsid w:val="00420141"/>
    <w:rsid w:val="00445733"/>
    <w:rsid w:val="004624D7"/>
    <w:rsid w:val="004662C8"/>
    <w:rsid w:val="004866DC"/>
    <w:rsid w:val="00494BC0"/>
    <w:rsid w:val="004961CA"/>
    <w:rsid w:val="004B6E5D"/>
    <w:rsid w:val="004E7D40"/>
    <w:rsid w:val="004F12DF"/>
    <w:rsid w:val="00503E2B"/>
    <w:rsid w:val="0051330D"/>
    <w:rsid w:val="00515BAB"/>
    <w:rsid w:val="00520543"/>
    <w:rsid w:val="00522B16"/>
    <w:rsid w:val="005237A5"/>
    <w:rsid w:val="00543E97"/>
    <w:rsid w:val="00550AD3"/>
    <w:rsid w:val="00557F2C"/>
    <w:rsid w:val="00560345"/>
    <w:rsid w:val="00567777"/>
    <w:rsid w:val="00574AD5"/>
    <w:rsid w:val="00575C19"/>
    <w:rsid w:val="00583DEC"/>
    <w:rsid w:val="005859CF"/>
    <w:rsid w:val="0059023A"/>
    <w:rsid w:val="00595623"/>
    <w:rsid w:val="005A04C4"/>
    <w:rsid w:val="005A2EFB"/>
    <w:rsid w:val="005A31DC"/>
    <w:rsid w:val="005A54CC"/>
    <w:rsid w:val="005B0B87"/>
    <w:rsid w:val="005B0D85"/>
    <w:rsid w:val="005C4456"/>
    <w:rsid w:val="005E7E6E"/>
    <w:rsid w:val="006065F8"/>
    <w:rsid w:val="006145C4"/>
    <w:rsid w:val="0062186F"/>
    <w:rsid w:val="006269FB"/>
    <w:rsid w:val="006316DA"/>
    <w:rsid w:val="00632B30"/>
    <w:rsid w:val="006351A8"/>
    <w:rsid w:val="006447EA"/>
    <w:rsid w:val="00647019"/>
    <w:rsid w:val="006555B3"/>
    <w:rsid w:val="006817A6"/>
    <w:rsid w:val="006A298C"/>
    <w:rsid w:val="006A3F8E"/>
    <w:rsid w:val="006A5441"/>
    <w:rsid w:val="006A7C3E"/>
    <w:rsid w:val="006B17FF"/>
    <w:rsid w:val="006B761A"/>
    <w:rsid w:val="006C1E88"/>
    <w:rsid w:val="006C5164"/>
    <w:rsid w:val="006D64D8"/>
    <w:rsid w:val="006F7437"/>
    <w:rsid w:val="00700E1A"/>
    <w:rsid w:val="007045D7"/>
    <w:rsid w:val="00705837"/>
    <w:rsid w:val="00706919"/>
    <w:rsid w:val="00720F62"/>
    <w:rsid w:val="007262A5"/>
    <w:rsid w:val="00733889"/>
    <w:rsid w:val="00740391"/>
    <w:rsid w:val="00743F60"/>
    <w:rsid w:val="0075186D"/>
    <w:rsid w:val="0075379B"/>
    <w:rsid w:val="0075541F"/>
    <w:rsid w:val="00767337"/>
    <w:rsid w:val="00767FDD"/>
    <w:rsid w:val="00775274"/>
    <w:rsid w:val="007861CB"/>
    <w:rsid w:val="00791474"/>
    <w:rsid w:val="007933A6"/>
    <w:rsid w:val="007B57DF"/>
    <w:rsid w:val="007C695E"/>
    <w:rsid w:val="007F6CAA"/>
    <w:rsid w:val="0080454F"/>
    <w:rsid w:val="00817760"/>
    <w:rsid w:val="00823526"/>
    <w:rsid w:val="00835F98"/>
    <w:rsid w:val="00853E37"/>
    <w:rsid w:val="00860684"/>
    <w:rsid w:val="008648E1"/>
    <w:rsid w:val="008856F5"/>
    <w:rsid w:val="00891499"/>
    <w:rsid w:val="00891846"/>
    <w:rsid w:val="008919C5"/>
    <w:rsid w:val="00894582"/>
    <w:rsid w:val="008B5CC4"/>
    <w:rsid w:val="008B7857"/>
    <w:rsid w:val="008C03BB"/>
    <w:rsid w:val="008C47CD"/>
    <w:rsid w:val="008C7F78"/>
    <w:rsid w:val="008D5EB0"/>
    <w:rsid w:val="008E7D12"/>
    <w:rsid w:val="00907AED"/>
    <w:rsid w:val="009123D0"/>
    <w:rsid w:val="00932D98"/>
    <w:rsid w:val="00942188"/>
    <w:rsid w:val="00956859"/>
    <w:rsid w:val="00960E3D"/>
    <w:rsid w:val="00966766"/>
    <w:rsid w:val="00971E25"/>
    <w:rsid w:val="00982240"/>
    <w:rsid w:val="009A70BA"/>
    <w:rsid w:val="009C0328"/>
    <w:rsid w:val="009C5536"/>
    <w:rsid w:val="009C65FC"/>
    <w:rsid w:val="009D68CC"/>
    <w:rsid w:val="009E61C9"/>
    <w:rsid w:val="009F5EED"/>
    <w:rsid w:val="00A020B8"/>
    <w:rsid w:val="00A33C53"/>
    <w:rsid w:val="00A347E1"/>
    <w:rsid w:val="00A36F3A"/>
    <w:rsid w:val="00A556CB"/>
    <w:rsid w:val="00A8358F"/>
    <w:rsid w:val="00A857F9"/>
    <w:rsid w:val="00A903E3"/>
    <w:rsid w:val="00A94079"/>
    <w:rsid w:val="00A97D65"/>
    <w:rsid w:val="00AB3C59"/>
    <w:rsid w:val="00AB69DA"/>
    <w:rsid w:val="00AC06C0"/>
    <w:rsid w:val="00AC7EE4"/>
    <w:rsid w:val="00AD442A"/>
    <w:rsid w:val="00AE1297"/>
    <w:rsid w:val="00AE3175"/>
    <w:rsid w:val="00AF5C32"/>
    <w:rsid w:val="00B03FE3"/>
    <w:rsid w:val="00B04F6E"/>
    <w:rsid w:val="00B10AE6"/>
    <w:rsid w:val="00B116F7"/>
    <w:rsid w:val="00B14050"/>
    <w:rsid w:val="00B32405"/>
    <w:rsid w:val="00B449BA"/>
    <w:rsid w:val="00B60240"/>
    <w:rsid w:val="00B664B0"/>
    <w:rsid w:val="00B670C5"/>
    <w:rsid w:val="00B72B8B"/>
    <w:rsid w:val="00B74E41"/>
    <w:rsid w:val="00BB08C2"/>
    <w:rsid w:val="00BB143A"/>
    <w:rsid w:val="00BC12FD"/>
    <w:rsid w:val="00BD150F"/>
    <w:rsid w:val="00BE78BA"/>
    <w:rsid w:val="00BE7DA1"/>
    <w:rsid w:val="00C01592"/>
    <w:rsid w:val="00C32388"/>
    <w:rsid w:val="00C45649"/>
    <w:rsid w:val="00C5353E"/>
    <w:rsid w:val="00C543CE"/>
    <w:rsid w:val="00C55A8F"/>
    <w:rsid w:val="00C62609"/>
    <w:rsid w:val="00C63258"/>
    <w:rsid w:val="00C77F07"/>
    <w:rsid w:val="00C95A03"/>
    <w:rsid w:val="00C97785"/>
    <w:rsid w:val="00CA7863"/>
    <w:rsid w:val="00CB40F0"/>
    <w:rsid w:val="00CB62AC"/>
    <w:rsid w:val="00CB73B6"/>
    <w:rsid w:val="00CC3843"/>
    <w:rsid w:val="00CD30F1"/>
    <w:rsid w:val="00CD4D6A"/>
    <w:rsid w:val="00CD791F"/>
    <w:rsid w:val="00CE3A8E"/>
    <w:rsid w:val="00CE5D35"/>
    <w:rsid w:val="00D02CAC"/>
    <w:rsid w:val="00D109F0"/>
    <w:rsid w:val="00D24151"/>
    <w:rsid w:val="00D2623F"/>
    <w:rsid w:val="00D35771"/>
    <w:rsid w:val="00D370FA"/>
    <w:rsid w:val="00D42724"/>
    <w:rsid w:val="00D43F5B"/>
    <w:rsid w:val="00D50972"/>
    <w:rsid w:val="00D52ED7"/>
    <w:rsid w:val="00D80D06"/>
    <w:rsid w:val="00D86D0D"/>
    <w:rsid w:val="00D975D4"/>
    <w:rsid w:val="00DA0FE5"/>
    <w:rsid w:val="00DA5B8F"/>
    <w:rsid w:val="00DB3272"/>
    <w:rsid w:val="00DB5B71"/>
    <w:rsid w:val="00DC0A49"/>
    <w:rsid w:val="00DC3216"/>
    <w:rsid w:val="00DC3654"/>
    <w:rsid w:val="00DD3943"/>
    <w:rsid w:val="00DF2485"/>
    <w:rsid w:val="00E31191"/>
    <w:rsid w:val="00E41488"/>
    <w:rsid w:val="00E41B3D"/>
    <w:rsid w:val="00E4741F"/>
    <w:rsid w:val="00E5209C"/>
    <w:rsid w:val="00E564D2"/>
    <w:rsid w:val="00E606BA"/>
    <w:rsid w:val="00E909F3"/>
    <w:rsid w:val="00E92A10"/>
    <w:rsid w:val="00EC6AC5"/>
    <w:rsid w:val="00ED0E44"/>
    <w:rsid w:val="00ED4212"/>
    <w:rsid w:val="00ED76A6"/>
    <w:rsid w:val="00EF0ECE"/>
    <w:rsid w:val="00EF1626"/>
    <w:rsid w:val="00F034F5"/>
    <w:rsid w:val="00F0407F"/>
    <w:rsid w:val="00F061E0"/>
    <w:rsid w:val="00F06EA0"/>
    <w:rsid w:val="00F24746"/>
    <w:rsid w:val="00F37C2A"/>
    <w:rsid w:val="00F41664"/>
    <w:rsid w:val="00F45E7F"/>
    <w:rsid w:val="00F50128"/>
    <w:rsid w:val="00F5568F"/>
    <w:rsid w:val="00F84435"/>
    <w:rsid w:val="00F93A88"/>
    <w:rsid w:val="00F93F34"/>
    <w:rsid w:val="00FA47FA"/>
    <w:rsid w:val="00FA5BD0"/>
    <w:rsid w:val="00FB1B70"/>
    <w:rsid w:val="00FC3844"/>
    <w:rsid w:val="00FC3BE9"/>
    <w:rsid w:val="00FD12E2"/>
    <w:rsid w:val="00FD63A9"/>
    <w:rsid w:val="00FD7E5E"/>
    <w:rsid w:val="00FE61CE"/>
    <w:rsid w:val="09501F6B"/>
    <w:rsid w:val="0E6D6706"/>
    <w:rsid w:val="11D64215"/>
    <w:rsid w:val="15C7450A"/>
    <w:rsid w:val="1694258C"/>
    <w:rsid w:val="185A6600"/>
    <w:rsid w:val="1B7A20B5"/>
    <w:rsid w:val="240352FA"/>
    <w:rsid w:val="27597EA5"/>
    <w:rsid w:val="2F13248C"/>
    <w:rsid w:val="30407678"/>
    <w:rsid w:val="34B3085E"/>
    <w:rsid w:val="37A0430B"/>
    <w:rsid w:val="3A173973"/>
    <w:rsid w:val="3A9878D0"/>
    <w:rsid w:val="3E244A81"/>
    <w:rsid w:val="40A271F8"/>
    <w:rsid w:val="49CD5B86"/>
    <w:rsid w:val="49FA47A3"/>
    <w:rsid w:val="4B96388E"/>
    <w:rsid w:val="4BC03BD6"/>
    <w:rsid w:val="4E94452D"/>
    <w:rsid w:val="50F872B0"/>
    <w:rsid w:val="549A2197"/>
    <w:rsid w:val="5ADA2891"/>
    <w:rsid w:val="5E9169FD"/>
    <w:rsid w:val="62BC63D5"/>
    <w:rsid w:val="63E0461D"/>
    <w:rsid w:val="699A6C05"/>
    <w:rsid w:val="6B9A5B42"/>
    <w:rsid w:val="6C44786E"/>
    <w:rsid w:val="6FF778F9"/>
    <w:rsid w:val="73E271B6"/>
    <w:rsid w:val="7B896B8F"/>
    <w:rsid w:val="7C211032"/>
    <w:rsid w:val="7C86419A"/>
    <w:rsid w:val="7E312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A5250"/>
  <w15:docId w15:val="{8D9C16E9-69E4-4BC1-96A7-CDC2ED91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paragraph" w:styleId="1">
    <w:name w:val="heading 1"/>
    <w:basedOn w:val="a"/>
    <w:next w:val="a"/>
    <w:link w:val="11"/>
    <w:uiPriority w:val="9"/>
    <w:qFormat/>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link w:val="30"/>
    <w:unhideWhenUsed/>
    <w:qFormat/>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jc w:val="left"/>
      <w:outlineLvl w:val="4"/>
    </w:pPr>
    <w:rPr>
      <w:rFonts w:ascii="宋体" w:eastAsia="宋体" w:hAnsi="宋体" w:cs="宋体"/>
      <w:b/>
      <w:bCs/>
      <w:color w:val="000000"/>
      <w:kern w:val="0"/>
      <w:sz w:val="28"/>
      <w:szCs w:val="28"/>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pPr>
      <w:spacing w:line="360" w:lineRule="auto"/>
      <w:jc w:val="left"/>
    </w:pPr>
    <w:rPr>
      <w:rFonts w:ascii="宋体" w:eastAsia="宋体" w:hAnsi="宋体" w:cs="宋体"/>
      <w:color w:val="000000"/>
      <w:kern w:val="0"/>
      <w:sz w:val="16"/>
      <w:szCs w:val="16"/>
      <w:lang w:val="zh-CN" w:bidi="zh-CN"/>
    </w:rPr>
  </w:style>
  <w:style w:type="paragraph" w:styleId="a5">
    <w:name w:val="annotation text"/>
    <w:basedOn w:val="a"/>
    <w:link w:val="a6"/>
    <w:uiPriority w:val="99"/>
    <w:unhideWhenUsed/>
    <w:qFormat/>
    <w:pPr>
      <w:spacing w:line="360" w:lineRule="auto"/>
      <w:jc w:val="left"/>
    </w:pPr>
    <w:rPr>
      <w:rFonts w:ascii="宋体" w:eastAsia="宋体" w:hAnsi="宋体" w:cs="宋体"/>
      <w:color w:val="000000"/>
      <w:kern w:val="0"/>
      <w:sz w:val="24"/>
      <w:szCs w:val="24"/>
      <w:lang w:val="zh-CN" w:bidi="zh-CN"/>
    </w:rPr>
  </w:style>
  <w:style w:type="paragraph" w:styleId="a7">
    <w:name w:val="Body Text"/>
    <w:basedOn w:val="a"/>
    <w:link w:val="a8"/>
    <w:uiPriority w:val="1"/>
    <w:qFormat/>
    <w:pPr>
      <w:autoSpaceDE w:val="0"/>
      <w:autoSpaceDN w:val="0"/>
      <w:jc w:val="left"/>
    </w:pPr>
    <w:rPr>
      <w:rFonts w:ascii="微软雅黑" w:eastAsia="微软雅黑" w:hAnsi="微软雅黑" w:cs="微软雅黑"/>
      <w:kern w:val="0"/>
      <w:sz w:val="24"/>
      <w:szCs w:val="24"/>
      <w:lang w:val="zh-CN" w:bidi="zh-CN"/>
    </w:rPr>
  </w:style>
  <w:style w:type="paragraph" w:styleId="a9">
    <w:name w:val="Body Text Indent"/>
    <w:basedOn w:val="a"/>
    <w:link w:val="aa"/>
    <w:uiPriority w:val="99"/>
    <w:semiHidden/>
    <w:unhideWhenUsed/>
    <w:qFormat/>
    <w:pPr>
      <w:spacing w:after="120"/>
      <w:ind w:leftChars="200" w:left="420"/>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rPr>
  </w:style>
  <w:style w:type="paragraph" w:styleId="af1">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u w:color="000000"/>
    </w:rPr>
  </w:style>
  <w:style w:type="paragraph" w:styleId="af2">
    <w:name w:val="Title"/>
    <w:basedOn w:val="a"/>
    <w:next w:val="a"/>
    <w:link w:val="af3"/>
    <w:uiPriority w:val="10"/>
    <w:qFormat/>
    <w:pPr>
      <w:adjustRightInd w:val="0"/>
      <w:spacing w:before="240" w:after="60" w:line="360" w:lineRule="atLeast"/>
      <w:jc w:val="left"/>
      <w:textAlignment w:val="baseline"/>
      <w:outlineLvl w:val="0"/>
    </w:pPr>
    <w:rPr>
      <w:rFonts w:ascii="Cambria" w:eastAsia="宋体" w:hAnsi="Cambria"/>
      <w:b/>
      <w:bCs/>
      <w:kern w:val="0"/>
      <w:sz w:val="32"/>
      <w:szCs w:val="32"/>
    </w:rPr>
  </w:style>
  <w:style w:type="paragraph" w:styleId="af4">
    <w:name w:val="annotation subject"/>
    <w:basedOn w:val="a5"/>
    <w:next w:val="a5"/>
    <w:link w:val="af5"/>
    <w:uiPriority w:val="99"/>
    <w:semiHidden/>
    <w:unhideWhenUsed/>
    <w:qFormat/>
    <w:rPr>
      <w:b/>
      <w:bCs/>
    </w:rPr>
  </w:style>
  <w:style w:type="paragraph" w:styleId="21">
    <w:name w:val="Body Text First Indent 2"/>
    <w:basedOn w:val="a9"/>
    <w:link w:val="22"/>
    <w:uiPriority w:val="99"/>
    <w:unhideWhenUsed/>
    <w:qFormat/>
    <w:pPr>
      <w:autoSpaceDE w:val="0"/>
      <w:autoSpaceDN w:val="0"/>
      <w:ind w:firstLineChars="200" w:firstLine="420"/>
      <w:jc w:val="left"/>
    </w:pPr>
    <w:rPr>
      <w:rFonts w:ascii="仿宋" w:eastAsia="宋体" w:hAnsi="仿宋" w:cs="仿宋"/>
      <w:kern w:val="0"/>
      <w:lang w:val="zh-CN" w:bidi="zh-CN"/>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mphasis"/>
    <w:basedOn w:val="a0"/>
    <w:uiPriority w:val="20"/>
    <w:qFormat/>
    <w:rPr>
      <w:i/>
      <w:iCs/>
    </w:rPr>
  </w:style>
  <w:style w:type="character" w:styleId="af9">
    <w:name w:val="Hyperlink"/>
    <w:qFormat/>
    <w:rPr>
      <w:color w:val="0066CC"/>
      <w:u w:val="single"/>
    </w:rPr>
  </w:style>
  <w:style w:type="character" w:styleId="afa">
    <w:name w:val="annotation reference"/>
    <w:uiPriority w:val="99"/>
    <w:unhideWhenUsed/>
    <w:qFormat/>
    <w:rPr>
      <w:sz w:val="21"/>
      <w:szCs w:val="21"/>
    </w:rPr>
  </w:style>
  <w:style w:type="character" w:customStyle="1" w:styleId="ac">
    <w:name w:val="批注框文本 字符"/>
    <w:basedOn w:val="a0"/>
    <w:link w:val="ab"/>
    <w:uiPriority w:val="99"/>
    <w:semiHidden/>
    <w:qFormat/>
    <w:rPr>
      <w:rFonts w:ascii="等线" w:eastAsia="等线" w:hAnsi="等线" w:cs="Times New Roman"/>
      <w:sz w:val="18"/>
      <w:szCs w:val="18"/>
    </w:rPr>
  </w:style>
  <w:style w:type="character" w:customStyle="1" w:styleId="af0">
    <w:name w:val="页眉 字符"/>
    <w:basedOn w:val="a0"/>
    <w:link w:val="af"/>
    <w:uiPriority w:val="99"/>
    <w:qFormat/>
    <w:rPr>
      <w:rFonts w:ascii="等线" w:eastAsia="等线" w:hAnsi="等线" w:cs="Times New Roman"/>
      <w:sz w:val="18"/>
      <w:szCs w:val="18"/>
    </w:rPr>
  </w:style>
  <w:style w:type="character" w:customStyle="1" w:styleId="ae">
    <w:name w:val="页脚 字符"/>
    <w:basedOn w:val="a0"/>
    <w:link w:val="ad"/>
    <w:uiPriority w:val="99"/>
    <w:qFormat/>
    <w:rPr>
      <w:rFonts w:ascii="等线" w:eastAsia="等线" w:hAnsi="等线" w:cs="Times New Roman"/>
      <w:sz w:val="18"/>
      <w:szCs w:val="18"/>
    </w:rPr>
  </w:style>
  <w:style w:type="paragraph" w:styleId="afb">
    <w:name w:val="List Paragraph"/>
    <w:basedOn w:val="a"/>
    <w:uiPriority w:val="34"/>
    <w:qFormat/>
    <w:pPr>
      <w:ind w:firstLineChars="200" w:firstLine="420"/>
    </w:pPr>
    <w:rPr>
      <w:rFonts w:asciiTheme="minorHAnsi" w:eastAsiaTheme="minorEastAsia" w:hAnsiTheme="minorHAnsi" w:cstheme="minorBidi"/>
    </w:rPr>
  </w:style>
  <w:style w:type="character" w:customStyle="1" w:styleId="10">
    <w:name w:val="标题 1 字符"/>
    <w:basedOn w:val="a0"/>
    <w:uiPriority w:val="9"/>
    <w:qFormat/>
    <w:rPr>
      <w:rFonts w:ascii="等线" w:eastAsia="等线" w:hAnsi="等线" w:cs="Times New Roman"/>
      <w:b/>
      <w:bCs/>
      <w:kern w:val="44"/>
      <w:sz w:val="44"/>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c">
    <w:name w:val="小节标题"/>
    <w:basedOn w:val="a"/>
    <w:next w:val="a"/>
    <w:qFormat/>
    <w:pPr>
      <w:widowControl/>
      <w:spacing w:before="175" w:after="102" w:line="566" w:lineRule="atLeast"/>
      <w:textAlignment w:val="baseline"/>
    </w:pPr>
    <w:rPr>
      <w:rFonts w:ascii="Times New Roman" w:eastAsia="黑体" w:hAnsi="Times New Roman"/>
      <w:color w:val="000000"/>
      <w:kern w:val="0"/>
      <w:szCs w:val="20"/>
      <w:u w:color="000000"/>
    </w:rPr>
  </w:style>
  <w:style w:type="character" w:customStyle="1" w:styleId="11">
    <w:name w:val="标题 1 字符1"/>
    <w:link w:val="1"/>
    <w:qFormat/>
    <w:rPr>
      <w:rFonts w:ascii="Times New Roman" w:eastAsia="宋体" w:hAnsi="Times New Roman" w:cs="Times New Roman"/>
      <w:b/>
      <w:bCs/>
      <w:kern w:val="44"/>
      <w:sz w:val="44"/>
      <w:szCs w:val="44"/>
    </w:rPr>
  </w:style>
  <w:style w:type="paragraph" w:customStyle="1" w:styleId="ace-line">
    <w:name w:val="ace-line"/>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12">
    <w:name w:val="修订1"/>
    <w:hidden/>
    <w:uiPriority w:val="99"/>
    <w:semiHidden/>
    <w:qFormat/>
    <w:rPr>
      <w:rFonts w:ascii="Calibri" w:eastAsia="宋体" w:hAnsi="Calibri" w:cs="Times New Roman"/>
      <w:kern w:val="2"/>
      <w:sz w:val="21"/>
      <w:szCs w:val="22"/>
    </w:rPr>
  </w:style>
  <w:style w:type="paragraph" w:customStyle="1" w:styleId="13">
    <w:name w:val="列表段落1"/>
    <w:qFormat/>
    <w:pPr>
      <w:widowControl w:val="0"/>
      <w:ind w:firstLine="420"/>
      <w:jc w:val="both"/>
    </w:pPr>
    <w:rPr>
      <w:rFonts w:ascii="Arial Unicode MS" w:eastAsia="Arial Unicode MS" w:hAnsi="Arial Unicode MS" w:cs="Arial Unicode MS"/>
      <w:color w:val="000000"/>
      <w:kern w:val="2"/>
      <w:sz w:val="21"/>
      <w:szCs w:val="21"/>
      <w:u w:color="000000"/>
    </w:rPr>
  </w:style>
  <w:style w:type="character" w:customStyle="1" w:styleId="aa">
    <w:name w:val="正文文本缩进 字符"/>
    <w:basedOn w:val="a0"/>
    <w:link w:val="a9"/>
    <w:uiPriority w:val="99"/>
    <w:semiHidden/>
    <w:qFormat/>
    <w:rPr>
      <w:rFonts w:ascii="等线" w:eastAsia="等线" w:hAnsi="等线" w:cs="Times New Roman"/>
    </w:rPr>
  </w:style>
  <w:style w:type="character" w:customStyle="1" w:styleId="22">
    <w:name w:val="正文文本首行缩进 2 字符"/>
    <w:basedOn w:val="aa"/>
    <w:link w:val="21"/>
    <w:uiPriority w:val="99"/>
    <w:qFormat/>
    <w:rPr>
      <w:rFonts w:ascii="仿宋" w:eastAsia="宋体" w:hAnsi="仿宋" w:cs="仿宋"/>
      <w:kern w:val="0"/>
      <w:lang w:val="zh-CN" w:bidi="zh-CN"/>
    </w:rPr>
  </w:style>
  <w:style w:type="character" w:customStyle="1" w:styleId="a8">
    <w:name w:val="正文文本 字符"/>
    <w:basedOn w:val="a0"/>
    <w:link w:val="a7"/>
    <w:uiPriority w:val="1"/>
    <w:qFormat/>
    <w:rPr>
      <w:rFonts w:ascii="微软雅黑" w:eastAsia="微软雅黑" w:hAnsi="微软雅黑" w:cs="微软雅黑"/>
      <w:kern w:val="0"/>
      <w:sz w:val="24"/>
      <w:szCs w:val="24"/>
      <w:lang w:val="zh-CN" w:bidi="zh-CN"/>
    </w:rPr>
  </w:style>
  <w:style w:type="character" w:customStyle="1" w:styleId="20">
    <w:name w:val="标题 2 字符"/>
    <w:basedOn w:val="a0"/>
    <w:link w:val="2"/>
    <w:uiPriority w:val="9"/>
    <w:qFormat/>
    <w:rPr>
      <w:rFonts w:ascii="Cambria" w:eastAsia="宋体" w:hAnsi="Cambria" w:cs="Times New Roman"/>
      <w:b/>
      <w:bCs/>
      <w:color w:val="000000"/>
      <w:kern w:val="0"/>
      <w:sz w:val="32"/>
      <w:szCs w:val="32"/>
      <w:lang w:val="zh-CN" w:bidi="zh-CN"/>
    </w:rPr>
  </w:style>
  <w:style w:type="character" w:customStyle="1" w:styleId="30">
    <w:name w:val="标题 3 字符"/>
    <w:basedOn w:val="a0"/>
    <w:link w:val="3"/>
    <w:qFormat/>
    <w:rPr>
      <w:rFonts w:ascii="宋体" w:eastAsia="宋体" w:hAnsi="宋体" w:cs="宋体"/>
      <w:b/>
      <w:bCs/>
      <w:color w:val="000000"/>
      <w:kern w:val="0"/>
      <w:sz w:val="32"/>
      <w:szCs w:val="32"/>
      <w:lang w:val="zh-CN" w:bidi="zh-CN"/>
    </w:rPr>
  </w:style>
  <w:style w:type="character" w:customStyle="1" w:styleId="50">
    <w:name w:val="标题 5 字符"/>
    <w:basedOn w:val="a0"/>
    <w:link w:val="5"/>
    <w:uiPriority w:val="9"/>
    <w:qFormat/>
    <w:rPr>
      <w:rFonts w:ascii="宋体" w:eastAsia="宋体" w:hAnsi="宋体" w:cs="宋体"/>
      <w:b/>
      <w:bCs/>
      <w:color w:val="000000"/>
      <w:kern w:val="0"/>
      <w:sz w:val="28"/>
      <w:szCs w:val="28"/>
      <w:lang w:val="zh-CN" w:bidi="zh-CN"/>
    </w:rPr>
  </w:style>
  <w:style w:type="character" w:customStyle="1" w:styleId="a4">
    <w:name w:val="文档结构图 字符"/>
    <w:basedOn w:val="a0"/>
    <w:link w:val="a3"/>
    <w:uiPriority w:val="99"/>
    <w:semiHidden/>
    <w:qFormat/>
    <w:rPr>
      <w:rFonts w:ascii="宋体" w:eastAsia="宋体" w:hAnsi="宋体" w:cs="宋体"/>
      <w:color w:val="000000"/>
      <w:kern w:val="0"/>
      <w:sz w:val="16"/>
      <w:szCs w:val="16"/>
      <w:lang w:val="zh-CN" w:bidi="zh-CN"/>
    </w:rPr>
  </w:style>
  <w:style w:type="character" w:customStyle="1" w:styleId="a6">
    <w:name w:val="批注文字 字符"/>
    <w:basedOn w:val="a0"/>
    <w:link w:val="a5"/>
    <w:uiPriority w:val="99"/>
    <w:qFormat/>
    <w:rPr>
      <w:rFonts w:ascii="宋体" w:eastAsia="宋体" w:hAnsi="宋体" w:cs="宋体"/>
      <w:color w:val="000000"/>
      <w:kern w:val="0"/>
      <w:sz w:val="24"/>
      <w:szCs w:val="24"/>
      <w:lang w:val="zh-CN" w:bidi="zh-CN"/>
    </w:rPr>
  </w:style>
  <w:style w:type="character" w:customStyle="1" w:styleId="af5">
    <w:name w:val="批注主题 字符"/>
    <w:basedOn w:val="a6"/>
    <w:link w:val="af4"/>
    <w:uiPriority w:val="99"/>
    <w:semiHidden/>
    <w:qFormat/>
    <w:rPr>
      <w:rFonts w:ascii="宋体" w:eastAsia="宋体" w:hAnsi="宋体" w:cs="宋体"/>
      <w:b/>
      <w:bCs/>
      <w:color w:val="000000"/>
      <w:kern w:val="0"/>
      <w:sz w:val="24"/>
      <w:szCs w:val="24"/>
      <w:lang w:val="zh-CN" w:bidi="zh-CN"/>
    </w:rPr>
  </w:style>
  <w:style w:type="character" w:customStyle="1" w:styleId="14">
    <w:name w:val="标题 #1_"/>
    <w:link w:val="15"/>
    <w:qFormat/>
    <w:rPr>
      <w:rFonts w:ascii="MingLiU" w:eastAsia="MingLiU" w:hAnsi="MingLiU" w:cs="MingLiU"/>
      <w:sz w:val="52"/>
      <w:szCs w:val="52"/>
      <w:shd w:val="clear" w:color="auto" w:fill="FFFFFF"/>
    </w:rPr>
  </w:style>
  <w:style w:type="paragraph" w:customStyle="1" w:styleId="15">
    <w:name w:val="标题 #1"/>
    <w:basedOn w:val="a"/>
    <w:link w:val="14"/>
    <w:qFormat/>
    <w:pPr>
      <w:shd w:val="clear" w:color="auto" w:fill="FFFFFF"/>
      <w:spacing w:after="3180" w:line="1186" w:lineRule="exact"/>
      <w:jc w:val="center"/>
      <w:outlineLvl w:val="0"/>
    </w:pPr>
    <w:rPr>
      <w:rFonts w:ascii="MingLiU" w:eastAsia="MingLiU" w:hAnsi="MingLiU" w:cs="MingLiU"/>
      <w:sz w:val="52"/>
      <w:szCs w:val="52"/>
    </w:rPr>
  </w:style>
  <w:style w:type="character" w:customStyle="1" w:styleId="1ArialUnicodeMS">
    <w:name w:val="标题 #1 + Arial Unicode MS"/>
    <w:qFormat/>
    <w:rPr>
      <w:rFonts w:ascii="Arial Unicode MS" w:eastAsia="Arial Unicode MS" w:hAnsi="Arial Unicode MS" w:cs="Arial Unicode MS"/>
      <w:color w:val="000000"/>
      <w:spacing w:val="0"/>
      <w:w w:val="100"/>
      <w:position w:val="0"/>
      <w:sz w:val="50"/>
      <w:szCs w:val="50"/>
      <w:u w:val="none"/>
      <w:lang w:val="zh-CN" w:eastAsia="zh-CN" w:bidi="zh-CN"/>
    </w:rPr>
  </w:style>
  <w:style w:type="character" w:customStyle="1" w:styleId="afd">
    <w:name w:val="页眉或页脚_"/>
    <w:link w:val="16"/>
    <w:qFormat/>
    <w:rPr>
      <w:rFonts w:ascii="MingLiU" w:eastAsia="MingLiU" w:hAnsi="MingLiU" w:cs="MingLiU"/>
      <w:sz w:val="18"/>
      <w:szCs w:val="18"/>
      <w:shd w:val="clear" w:color="auto" w:fill="FFFFFF"/>
    </w:rPr>
  </w:style>
  <w:style w:type="paragraph" w:customStyle="1" w:styleId="16">
    <w:name w:val="页眉或页脚1"/>
    <w:basedOn w:val="a"/>
    <w:link w:val="afd"/>
    <w:qFormat/>
    <w:pPr>
      <w:shd w:val="clear" w:color="auto" w:fill="FFFFFF"/>
      <w:spacing w:line="0" w:lineRule="atLeast"/>
      <w:jc w:val="left"/>
    </w:pPr>
    <w:rPr>
      <w:rFonts w:ascii="MingLiU" w:eastAsia="MingLiU" w:hAnsi="MingLiU" w:cs="MingLiU"/>
      <w:sz w:val="18"/>
      <w:szCs w:val="18"/>
    </w:rPr>
  </w:style>
  <w:style w:type="character" w:customStyle="1" w:styleId="afe">
    <w:name w:val="页眉或页脚"/>
    <w:qFormat/>
    <w:rPr>
      <w:rFonts w:ascii="MingLiU" w:eastAsia="MingLiU" w:hAnsi="MingLiU" w:cs="MingLiU"/>
      <w:color w:val="000000"/>
      <w:spacing w:val="0"/>
      <w:w w:val="100"/>
      <w:position w:val="0"/>
      <w:sz w:val="18"/>
      <w:szCs w:val="18"/>
      <w:u w:val="none"/>
      <w:lang w:val="zh-CN" w:eastAsia="zh-CN" w:bidi="zh-CN"/>
    </w:rPr>
  </w:style>
  <w:style w:type="character" w:customStyle="1" w:styleId="8pt">
    <w:name w:val="页眉或页脚 + 8 pt"/>
    <w:qFormat/>
    <w:rPr>
      <w:rFonts w:ascii="MingLiU" w:eastAsia="MingLiU" w:hAnsi="MingLiU" w:cs="MingLiU"/>
      <w:b/>
      <w:bCs/>
      <w:color w:val="000000"/>
      <w:spacing w:val="0"/>
      <w:w w:val="100"/>
      <w:position w:val="0"/>
      <w:sz w:val="16"/>
      <w:szCs w:val="16"/>
      <w:u w:val="none"/>
      <w:lang w:val="en-US" w:eastAsia="en-US" w:bidi="en-US"/>
    </w:rPr>
  </w:style>
  <w:style w:type="character" w:customStyle="1" w:styleId="31">
    <w:name w:val="正文文本 (3)_"/>
    <w:link w:val="32"/>
    <w:qFormat/>
    <w:rPr>
      <w:rFonts w:ascii="MingLiU" w:eastAsia="MingLiU" w:hAnsi="MingLiU" w:cs="MingLiU"/>
      <w:sz w:val="30"/>
      <w:szCs w:val="30"/>
      <w:shd w:val="clear" w:color="auto" w:fill="FFFFFF"/>
    </w:rPr>
  </w:style>
  <w:style w:type="paragraph" w:customStyle="1" w:styleId="32">
    <w:name w:val="正文文本 (3)"/>
    <w:basedOn w:val="a"/>
    <w:link w:val="31"/>
    <w:qFormat/>
    <w:pPr>
      <w:shd w:val="clear" w:color="auto" w:fill="FFFFFF"/>
      <w:spacing w:before="3180" w:line="0" w:lineRule="atLeast"/>
      <w:jc w:val="left"/>
    </w:pPr>
    <w:rPr>
      <w:rFonts w:ascii="MingLiU" w:eastAsia="MingLiU" w:hAnsi="MingLiU" w:cs="MingLiU"/>
      <w:sz w:val="30"/>
      <w:szCs w:val="30"/>
    </w:rPr>
  </w:style>
  <w:style w:type="character" w:customStyle="1" w:styleId="23">
    <w:name w:val="正文文本 (2)_"/>
    <w:link w:val="210"/>
    <w:qFormat/>
    <w:rPr>
      <w:rFonts w:ascii="MingLiU" w:eastAsia="MingLiU" w:hAnsi="MingLiU" w:cs="MingLiU"/>
      <w:sz w:val="26"/>
      <w:szCs w:val="26"/>
      <w:shd w:val="clear" w:color="auto" w:fill="FFFFFF"/>
    </w:rPr>
  </w:style>
  <w:style w:type="paragraph" w:customStyle="1" w:styleId="210">
    <w:name w:val="正文文本 (2)1"/>
    <w:basedOn w:val="a"/>
    <w:link w:val="23"/>
    <w:qFormat/>
    <w:pPr>
      <w:shd w:val="clear" w:color="auto" w:fill="FFFFFF"/>
      <w:spacing w:after="240" w:line="0" w:lineRule="atLeast"/>
      <w:ind w:hanging="460"/>
      <w:jc w:val="center"/>
    </w:pPr>
    <w:rPr>
      <w:rFonts w:ascii="MingLiU" w:eastAsia="MingLiU" w:hAnsi="MingLiU" w:cs="MingLiU"/>
      <w:sz w:val="26"/>
      <w:szCs w:val="26"/>
    </w:rPr>
  </w:style>
  <w:style w:type="character" w:customStyle="1" w:styleId="24">
    <w:name w:val="正文文本 (2)"/>
    <w:qFormat/>
    <w:rPr>
      <w:rFonts w:ascii="MingLiU" w:eastAsia="MingLiU" w:hAnsi="MingLiU" w:cs="MingLiU"/>
      <w:color w:val="000000"/>
      <w:spacing w:val="0"/>
      <w:w w:val="100"/>
      <w:position w:val="0"/>
      <w:sz w:val="26"/>
      <w:szCs w:val="26"/>
      <w:u w:val="none"/>
      <w:lang w:val="en-US" w:eastAsia="en-US" w:bidi="en-US"/>
    </w:rPr>
  </w:style>
  <w:style w:type="character" w:customStyle="1" w:styleId="25">
    <w:name w:val="标题 #2_"/>
    <w:link w:val="26"/>
    <w:qFormat/>
    <w:rPr>
      <w:rFonts w:ascii="MingLiU" w:eastAsia="MingLiU" w:hAnsi="MingLiU" w:cs="MingLiU"/>
      <w:sz w:val="52"/>
      <w:szCs w:val="52"/>
      <w:shd w:val="clear" w:color="auto" w:fill="FFFFFF"/>
    </w:rPr>
  </w:style>
  <w:style w:type="paragraph" w:customStyle="1" w:styleId="26">
    <w:name w:val="标题 #2"/>
    <w:basedOn w:val="a"/>
    <w:link w:val="25"/>
    <w:qFormat/>
    <w:pPr>
      <w:shd w:val="clear" w:color="auto" w:fill="FFFFFF"/>
      <w:spacing w:after="900" w:line="0" w:lineRule="atLeast"/>
      <w:jc w:val="center"/>
      <w:outlineLvl w:val="1"/>
    </w:pPr>
    <w:rPr>
      <w:rFonts w:ascii="MingLiU" w:eastAsia="MingLiU" w:hAnsi="MingLiU" w:cs="MingLiU"/>
      <w:sz w:val="52"/>
      <w:szCs w:val="52"/>
    </w:rPr>
  </w:style>
  <w:style w:type="character" w:customStyle="1" w:styleId="41">
    <w:name w:val="正文文本 (4)_"/>
    <w:link w:val="42"/>
    <w:qFormat/>
    <w:rPr>
      <w:rFonts w:ascii="MingLiU" w:eastAsia="MingLiU" w:hAnsi="MingLiU" w:cs="MingLiU"/>
      <w:b/>
      <w:bCs/>
      <w:sz w:val="26"/>
      <w:szCs w:val="26"/>
      <w:shd w:val="clear" w:color="auto" w:fill="FFFFFF"/>
    </w:rPr>
  </w:style>
  <w:style w:type="paragraph" w:customStyle="1" w:styleId="42">
    <w:name w:val="正文文本 (4)"/>
    <w:basedOn w:val="a"/>
    <w:link w:val="41"/>
    <w:qFormat/>
    <w:pPr>
      <w:shd w:val="clear" w:color="auto" w:fill="FFFFFF"/>
      <w:spacing w:line="624" w:lineRule="exact"/>
      <w:ind w:firstLine="600"/>
      <w:jc w:val="distribute"/>
    </w:pPr>
    <w:rPr>
      <w:rFonts w:ascii="MingLiU" w:eastAsia="MingLiU" w:hAnsi="MingLiU" w:cs="MingLiU"/>
      <w:b/>
      <w:bCs/>
      <w:sz w:val="26"/>
      <w:szCs w:val="26"/>
    </w:rPr>
  </w:style>
  <w:style w:type="character" w:customStyle="1" w:styleId="4Calibri">
    <w:name w:val="正文文本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33">
    <w:name w:val="标题 #3_"/>
    <w:link w:val="34"/>
    <w:qFormat/>
    <w:rPr>
      <w:rFonts w:ascii="MingLiU" w:eastAsia="MingLiU" w:hAnsi="MingLiU" w:cs="MingLiU"/>
      <w:sz w:val="32"/>
      <w:szCs w:val="32"/>
      <w:shd w:val="clear" w:color="auto" w:fill="FFFFFF"/>
    </w:rPr>
  </w:style>
  <w:style w:type="paragraph" w:customStyle="1" w:styleId="34">
    <w:name w:val="标题 #3"/>
    <w:basedOn w:val="a"/>
    <w:link w:val="33"/>
    <w:qFormat/>
    <w:pPr>
      <w:shd w:val="clear" w:color="auto" w:fill="FFFFFF"/>
      <w:spacing w:before="480" w:after="600" w:line="0" w:lineRule="atLeast"/>
      <w:ind w:hanging="460"/>
      <w:jc w:val="distribute"/>
      <w:outlineLvl w:val="2"/>
    </w:pPr>
    <w:rPr>
      <w:rFonts w:ascii="MingLiU" w:eastAsia="MingLiU" w:hAnsi="MingLiU" w:cs="MingLiU"/>
      <w:sz w:val="32"/>
      <w:szCs w:val="32"/>
    </w:rPr>
  </w:style>
  <w:style w:type="character" w:customStyle="1" w:styleId="51">
    <w:name w:val="正文文本 (5)_"/>
    <w:link w:val="52"/>
    <w:qFormat/>
    <w:rPr>
      <w:rFonts w:ascii="MingLiU" w:eastAsia="MingLiU" w:hAnsi="MingLiU" w:cs="MingLiU"/>
      <w:b/>
      <w:bCs/>
      <w:spacing w:val="-10"/>
      <w:sz w:val="28"/>
      <w:szCs w:val="28"/>
      <w:shd w:val="clear" w:color="auto" w:fill="FFFFFF"/>
    </w:rPr>
  </w:style>
  <w:style w:type="paragraph" w:customStyle="1" w:styleId="52">
    <w:name w:val="正文文本 (5)"/>
    <w:basedOn w:val="a"/>
    <w:link w:val="51"/>
    <w:qFormat/>
    <w:pPr>
      <w:shd w:val="clear" w:color="auto" w:fill="FFFFFF"/>
      <w:spacing w:line="619" w:lineRule="exact"/>
      <w:ind w:hanging="460"/>
      <w:jc w:val="distribute"/>
    </w:pPr>
    <w:rPr>
      <w:rFonts w:ascii="MingLiU" w:eastAsia="MingLiU" w:hAnsi="MingLiU" w:cs="MingLiU"/>
      <w:b/>
      <w:bCs/>
      <w:spacing w:val="-10"/>
      <w:sz w:val="28"/>
      <w:szCs w:val="28"/>
    </w:rPr>
  </w:style>
  <w:style w:type="character" w:customStyle="1" w:styleId="513pt">
    <w:name w:val="正文文本 (5) + 13 pt"/>
    <w:qFormat/>
    <w:rPr>
      <w:rFonts w:ascii="MingLiU" w:eastAsia="MingLiU" w:hAnsi="MingLiU" w:cs="MingLiU"/>
      <w:b/>
      <w:bCs/>
      <w:color w:val="000000"/>
      <w:spacing w:val="0"/>
      <w:w w:val="100"/>
      <w:position w:val="0"/>
      <w:sz w:val="26"/>
      <w:szCs w:val="26"/>
      <w:u w:val="none"/>
      <w:lang w:val="zh-CN" w:eastAsia="zh-CN" w:bidi="zh-CN"/>
    </w:rPr>
  </w:style>
  <w:style w:type="character" w:customStyle="1" w:styleId="6">
    <w:name w:val="正文文本 (6)_"/>
    <w:link w:val="61"/>
    <w:qFormat/>
    <w:rPr>
      <w:rFonts w:ascii="MingLiU" w:eastAsia="MingLiU" w:hAnsi="MingLiU" w:cs="MingLiU"/>
      <w:spacing w:val="20"/>
      <w:sz w:val="26"/>
      <w:szCs w:val="26"/>
      <w:shd w:val="clear" w:color="auto" w:fill="FFFFFF"/>
    </w:rPr>
  </w:style>
  <w:style w:type="paragraph" w:customStyle="1" w:styleId="61">
    <w:name w:val="正文文本 (6)1"/>
    <w:basedOn w:val="a"/>
    <w:link w:val="6"/>
    <w:qFormat/>
    <w:pPr>
      <w:shd w:val="clear" w:color="auto" w:fill="FFFFFF"/>
      <w:spacing w:before="960" w:after="840" w:line="0" w:lineRule="atLeast"/>
      <w:jc w:val="distribute"/>
    </w:pPr>
    <w:rPr>
      <w:rFonts w:ascii="MingLiU" w:eastAsia="MingLiU" w:hAnsi="MingLiU" w:cs="MingLiU"/>
      <w:spacing w:val="20"/>
      <w:sz w:val="26"/>
      <w:szCs w:val="26"/>
    </w:rPr>
  </w:style>
  <w:style w:type="character" w:customStyle="1" w:styleId="60">
    <w:name w:val="正文文本 (6)"/>
    <w:qFormat/>
    <w:rPr>
      <w:rFonts w:ascii="MingLiU" w:eastAsia="MingLiU" w:hAnsi="MingLiU" w:cs="MingLiU"/>
      <w:color w:val="000000"/>
      <w:spacing w:val="20"/>
      <w:w w:val="100"/>
      <w:position w:val="0"/>
      <w:sz w:val="26"/>
      <w:szCs w:val="26"/>
      <w:u w:val="none"/>
      <w:lang w:val="zh-CN" w:eastAsia="zh-CN" w:bidi="zh-CN"/>
    </w:rPr>
  </w:style>
  <w:style w:type="character" w:customStyle="1" w:styleId="63">
    <w:name w:val="正文文本 (6)3"/>
    <w:qFormat/>
    <w:rPr>
      <w:rFonts w:ascii="MingLiU" w:eastAsia="MingLiU" w:hAnsi="MingLiU" w:cs="MingLiU"/>
      <w:color w:val="000000"/>
      <w:spacing w:val="20"/>
      <w:w w:val="100"/>
      <w:position w:val="0"/>
      <w:sz w:val="26"/>
      <w:szCs w:val="26"/>
      <w:u w:val="none"/>
    </w:rPr>
  </w:style>
  <w:style w:type="character" w:customStyle="1" w:styleId="62">
    <w:name w:val="正文文本 (6)2"/>
    <w:qFormat/>
    <w:rPr>
      <w:rFonts w:ascii="MingLiU" w:eastAsia="MingLiU" w:hAnsi="MingLiU" w:cs="MingLiU"/>
      <w:color w:val="000000"/>
      <w:spacing w:val="20"/>
      <w:w w:val="100"/>
      <w:position w:val="0"/>
      <w:sz w:val="26"/>
      <w:szCs w:val="26"/>
      <w:u w:val="none"/>
      <w:lang w:val="zh-CN" w:eastAsia="zh-CN" w:bidi="zh-CN"/>
    </w:rPr>
  </w:style>
  <w:style w:type="character" w:customStyle="1" w:styleId="43">
    <w:name w:val="标题 #4_"/>
    <w:link w:val="44"/>
    <w:qFormat/>
    <w:rPr>
      <w:rFonts w:ascii="MingLiU" w:eastAsia="MingLiU" w:hAnsi="MingLiU" w:cs="MingLiU"/>
      <w:b/>
      <w:bCs/>
      <w:sz w:val="26"/>
      <w:szCs w:val="26"/>
      <w:shd w:val="clear" w:color="auto" w:fill="FFFFFF"/>
    </w:rPr>
  </w:style>
  <w:style w:type="paragraph" w:customStyle="1" w:styleId="44">
    <w:name w:val="标题 #4"/>
    <w:basedOn w:val="a"/>
    <w:link w:val="43"/>
    <w:qFormat/>
    <w:pPr>
      <w:shd w:val="clear" w:color="auto" w:fill="FFFFFF"/>
      <w:spacing w:line="624" w:lineRule="exact"/>
      <w:jc w:val="distribute"/>
      <w:outlineLvl w:val="3"/>
    </w:pPr>
    <w:rPr>
      <w:rFonts w:ascii="MingLiU" w:eastAsia="MingLiU" w:hAnsi="MingLiU" w:cs="MingLiU"/>
      <w:b/>
      <w:bCs/>
      <w:sz w:val="26"/>
      <w:szCs w:val="26"/>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character" w:customStyle="1" w:styleId="45">
    <w:name w:val="正文文本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410">
    <w:name w:val="正文文本 (4) + 非粗体1"/>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pt">
    <w:name w:val="正文文本 (4) + 间距 2 pt"/>
    <w:qFormat/>
    <w:rPr>
      <w:rFonts w:ascii="MingLiU" w:eastAsia="MingLiU" w:hAnsi="MingLiU" w:cs="MingLiU"/>
      <w:b/>
      <w:bCs/>
      <w:color w:val="000000"/>
      <w:spacing w:val="50"/>
      <w:w w:val="100"/>
      <w:position w:val="0"/>
      <w:sz w:val="26"/>
      <w:szCs w:val="26"/>
      <w:u w:val="none"/>
      <w:lang w:val="zh-CN" w:eastAsia="zh-CN" w:bidi="zh-CN"/>
    </w:rPr>
  </w:style>
  <w:style w:type="character" w:customStyle="1" w:styleId="47pt">
    <w:name w:val="正文文本 (4) + 7 pt"/>
    <w:qFormat/>
    <w:rPr>
      <w:rFonts w:ascii="MingLiU" w:eastAsia="MingLiU" w:hAnsi="MingLiU" w:cs="MingLiU"/>
      <w:b/>
      <w:bCs/>
      <w:color w:val="000000"/>
      <w:spacing w:val="0"/>
      <w:w w:val="100"/>
      <w:position w:val="0"/>
      <w:sz w:val="14"/>
      <w:szCs w:val="14"/>
      <w:u w:val="none"/>
      <w:lang w:val="zh-CN" w:eastAsia="zh-CN" w:bidi="zh-CN"/>
    </w:rPr>
  </w:style>
  <w:style w:type="character" w:customStyle="1" w:styleId="aff">
    <w:name w:val="表格标题_"/>
    <w:link w:val="aff0"/>
    <w:qFormat/>
    <w:rPr>
      <w:rFonts w:ascii="MingLiU" w:eastAsia="MingLiU" w:hAnsi="MingLiU" w:cs="MingLiU"/>
      <w:sz w:val="26"/>
      <w:szCs w:val="26"/>
      <w:shd w:val="clear" w:color="auto" w:fill="FFFFFF"/>
    </w:rPr>
  </w:style>
  <w:style w:type="paragraph" w:customStyle="1" w:styleId="aff0">
    <w:name w:val="表格标题"/>
    <w:basedOn w:val="a"/>
    <w:link w:val="aff"/>
    <w:qFormat/>
    <w:pPr>
      <w:shd w:val="clear" w:color="auto" w:fill="FFFFFF"/>
      <w:spacing w:line="0" w:lineRule="atLeast"/>
      <w:jc w:val="left"/>
    </w:pPr>
    <w:rPr>
      <w:rFonts w:ascii="MingLiU" w:eastAsia="MingLiU" w:hAnsi="MingLiU" w:cs="MingLiU"/>
      <w:sz w:val="26"/>
      <w:szCs w:val="26"/>
    </w:rPr>
  </w:style>
  <w:style w:type="character" w:customStyle="1" w:styleId="295pt">
    <w:name w:val="正文文本 (2) + 9.5 pt"/>
    <w:qFormat/>
    <w:rPr>
      <w:rFonts w:ascii="MingLiU" w:eastAsia="MingLiU" w:hAnsi="MingLiU" w:cs="MingLiU"/>
      <w:color w:val="000000"/>
      <w:spacing w:val="20"/>
      <w:w w:val="100"/>
      <w:position w:val="0"/>
      <w:sz w:val="19"/>
      <w:szCs w:val="19"/>
      <w:u w:val="none"/>
      <w:lang w:val="zh-CN" w:eastAsia="zh-CN" w:bidi="zh-CN"/>
    </w:rPr>
  </w:style>
  <w:style w:type="character" w:customStyle="1" w:styleId="295pt4">
    <w:name w:val="正文文本 (2) + 9.5 pt4"/>
    <w:qFormat/>
    <w:rPr>
      <w:rFonts w:ascii="MingLiU" w:eastAsia="MingLiU" w:hAnsi="MingLiU" w:cs="MingLiU"/>
      <w:color w:val="000000"/>
      <w:spacing w:val="0"/>
      <w:w w:val="100"/>
      <w:position w:val="0"/>
      <w:sz w:val="19"/>
      <w:szCs w:val="19"/>
      <w:u w:val="none"/>
      <w:lang w:val="en-US" w:eastAsia="en-US" w:bidi="en-US"/>
    </w:rPr>
  </w:style>
  <w:style w:type="character" w:customStyle="1" w:styleId="295pt3">
    <w:name w:val="正文文本 (2) + 9.5 pt3"/>
    <w:qFormat/>
    <w:rPr>
      <w:rFonts w:ascii="MingLiU" w:eastAsia="MingLiU" w:hAnsi="MingLiU" w:cs="MingLiU"/>
      <w:color w:val="000000"/>
      <w:spacing w:val="0"/>
      <w:w w:val="100"/>
      <w:position w:val="0"/>
      <w:sz w:val="19"/>
      <w:szCs w:val="19"/>
      <w:u w:val="none"/>
      <w:lang w:val="en-US" w:eastAsia="en-US" w:bidi="en-US"/>
    </w:rPr>
  </w:style>
  <w:style w:type="character" w:customStyle="1" w:styleId="25pt">
    <w:name w:val="正文文本 (2) + 间距 5 pt"/>
    <w:qFormat/>
    <w:rPr>
      <w:rFonts w:ascii="MingLiU" w:eastAsia="MingLiU" w:hAnsi="MingLiU" w:cs="MingLiU"/>
      <w:color w:val="000000"/>
      <w:spacing w:val="110"/>
      <w:w w:val="100"/>
      <w:position w:val="0"/>
      <w:sz w:val="26"/>
      <w:szCs w:val="26"/>
      <w:u w:val="none"/>
      <w:lang w:val="zh-CN" w:eastAsia="zh-CN" w:bidi="zh-CN"/>
    </w:rPr>
  </w:style>
  <w:style w:type="character" w:customStyle="1" w:styleId="26pt">
    <w:name w:val="正文文本 (2) + 6 pt"/>
    <w:qFormat/>
    <w:rPr>
      <w:rFonts w:ascii="MingLiU" w:eastAsia="MingLiU" w:hAnsi="MingLiU" w:cs="MingLiU"/>
      <w:color w:val="000000"/>
      <w:spacing w:val="0"/>
      <w:w w:val="100"/>
      <w:position w:val="0"/>
      <w:sz w:val="12"/>
      <w:szCs w:val="12"/>
      <w:u w:val="none"/>
      <w:lang w:val="zh-CN" w:eastAsia="zh-CN" w:bidi="zh-CN"/>
    </w:rPr>
  </w:style>
  <w:style w:type="character" w:customStyle="1" w:styleId="210pt1">
    <w:name w:val="正文文本 (2) + 10 pt1"/>
    <w:qFormat/>
    <w:rPr>
      <w:rFonts w:ascii="MingLiU" w:eastAsia="MingLiU" w:hAnsi="MingLiU" w:cs="MingLiU"/>
      <w:color w:val="000000"/>
      <w:spacing w:val="30"/>
      <w:w w:val="100"/>
      <w:position w:val="0"/>
      <w:sz w:val="20"/>
      <w:szCs w:val="20"/>
      <w:u w:val="none"/>
      <w:lang w:val="zh-CN" w:eastAsia="zh-CN" w:bidi="zh-CN"/>
    </w:rPr>
  </w:style>
  <w:style w:type="character" w:customStyle="1" w:styleId="4Calibri0">
    <w:name w:val="标题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25pt0">
    <w:name w:val="正文文本 (2) + 5 pt"/>
    <w:qFormat/>
    <w:rPr>
      <w:rFonts w:ascii="MingLiU" w:eastAsia="MingLiU" w:hAnsi="MingLiU" w:cs="MingLiU"/>
      <w:color w:val="000000"/>
      <w:spacing w:val="0"/>
      <w:w w:val="100"/>
      <w:position w:val="0"/>
      <w:sz w:val="10"/>
      <w:szCs w:val="10"/>
      <w:u w:val="none"/>
      <w:lang w:val="zh-CN" w:eastAsia="zh-CN" w:bidi="zh-CN"/>
    </w:rPr>
  </w:style>
  <w:style w:type="character" w:customStyle="1" w:styleId="46">
    <w:name w:val="标题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aff1">
    <w:name w:val="表格标题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Calibri2">
    <w:name w:val="正文文本 (2) + Calibri2"/>
    <w:qFormat/>
    <w:rPr>
      <w:rFonts w:ascii="Calibri" w:eastAsia="Calibri" w:hAnsi="Calibri" w:cs="Calibri"/>
      <w:b/>
      <w:bCs/>
      <w:i/>
      <w:iCs/>
      <w:color w:val="000000"/>
      <w:spacing w:val="0"/>
      <w:w w:val="100"/>
      <w:position w:val="0"/>
      <w:sz w:val="20"/>
      <w:szCs w:val="20"/>
      <w:u w:val="none"/>
      <w:lang w:val="zh-CN" w:eastAsia="zh-CN" w:bidi="zh-CN"/>
    </w:rPr>
  </w:style>
  <w:style w:type="character" w:customStyle="1" w:styleId="1pt">
    <w:name w:val="页眉或页脚 + 间距 1 pt"/>
    <w:qFormat/>
    <w:rPr>
      <w:rFonts w:ascii="MingLiU" w:eastAsia="MingLiU" w:hAnsi="MingLiU" w:cs="MingLiU"/>
      <w:color w:val="000000"/>
      <w:spacing w:val="30"/>
      <w:w w:val="100"/>
      <w:position w:val="0"/>
      <w:sz w:val="18"/>
      <w:szCs w:val="18"/>
      <w:u w:val="none"/>
      <w:lang w:val="zh-CN" w:eastAsia="zh-CN" w:bidi="zh-CN"/>
    </w:rPr>
  </w:style>
  <w:style w:type="character" w:customStyle="1" w:styleId="aff2">
    <w:name w:val="图片标题_"/>
    <w:link w:val="17"/>
    <w:qFormat/>
    <w:rPr>
      <w:rFonts w:ascii="MingLiU" w:eastAsia="MingLiU" w:hAnsi="MingLiU" w:cs="MingLiU"/>
      <w:sz w:val="26"/>
      <w:szCs w:val="26"/>
      <w:shd w:val="clear" w:color="auto" w:fill="FFFFFF"/>
      <w:lang w:eastAsia="en-US" w:bidi="en-US"/>
    </w:rPr>
  </w:style>
  <w:style w:type="paragraph" w:customStyle="1" w:styleId="17">
    <w:name w:val="图片标题1"/>
    <w:basedOn w:val="a"/>
    <w:link w:val="aff2"/>
    <w:qFormat/>
    <w:pPr>
      <w:shd w:val="clear" w:color="auto" w:fill="FFFFFF"/>
      <w:spacing w:line="624" w:lineRule="exact"/>
      <w:jc w:val="distribute"/>
    </w:pPr>
    <w:rPr>
      <w:rFonts w:ascii="MingLiU" w:eastAsia="MingLiU" w:hAnsi="MingLiU" w:cs="MingLiU"/>
      <w:sz w:val="26"/>
      <w:szCs w:val="26"/>
      <w:lang w:eastAsia="en-US" w:bidi="en-US"/>
    </w:rPr>
  </w:style>
  <w:style w:type="character" w:customStyle="1" w:styleId="aff3">
    <w:name w:val="图片标题"/>
    <w:qFormat/>
    <w:rPr>
      <w:rFonts w:ascii="MingLiU" w:eastAsia="MingLiU" w:hAnsi="MingLiU" w:cs="MingLiU"/>
      <w:color w:val="000000"/>
      <w:spacing w:val="0"/>
      <w:w w:val="100"/>
      <w:position w:val="0"/>
      <w:sz w:val="26"/>
      <w:szCs w:val="26"/>
      <w:u w:val="none"/>
      <w:lang w:val="en-US" w:eastAsia="en-US" w:bidi="en-US"/>
    </w:rPr>
  </w:style>
  <w:style w:type="character" w:customStyle="1" w:styleId="27">
    <w:name w:val="正文文本 (2) + 小型大写"/>
    <w:qFormat/>
    <w:rPr>
      <w:rFonts w:ascii="MingLiU" w:eastAsia="MingLiU" w:hAnsi="MingLiU" w:cs="MingLiU"/>
      <w:smallCaps/>
      <w:color w:val="000000"/>
      <w:spacing w:val="0"/>
      <w:w w:val="100"/>
      <w:position w:val="0"/>
      <w:sz w:val="26"/>
      <w:szCs w:val="26"/>
      <w:u w:val="none"/>
      <w:lang w:val="en-US" w:eastAsia="en-US" w:bidi="en-US"/>
    </w:rPr>
  </w:style>
  <w:style w:type="character" w:customStyle="1" w:styleId="420">
    <w:name w:val="标题 #4 (2)_"/>
    <w:link w:val="421"/>
    <w:qFormat/>
    <w:rPr>
      <w:rFonts w:ascii="MingLiU" w:eastAsia="MingLiU" w:hAnsi="MingLiU" w:cs="MingLiU"/>
      <w:sz w:val="26"/>
      <w:szCs w:val="26"/>
      <w:shd w:val="clear" w:color="auto" w:fill="FFFFFF"/>
    </w:rPr>
  </w:style>
  <w:style w:type="paragraph" w:customStyle="1" w:styleId="421">
    <w:name w:val="标题 #4 (2)1"/>
    <w:basedOn w:val="a"/>
    <w:link w:val="420"/>
    <w:qFormat/>
    <w:pPr>
      <w:shd w:val="clear" w:color="auto" w:fill="FFFFFF"/>
      <w:spacing w:line="619" w:lineRule="exact"/>
      <w:jc w:val="distribute"/>
      <w:outlineLvl w:val="3"/>
    </w:pPr>
    <w:rPr>
      <w:rFonts w:ascii="MingLiU" w:eastAsia="MingLiU" w:hAnsi="MingLiU" w:cs="MingLiU"/>
      <w:sz w:val="26"/>
      <w:szCs w:val="26"/>
    </w:rPr>
  </w:style>
  <w:style w:type="character" w:customStyle="1" w:styleId="430">
    <w:name w:val="标题 #4 (3)_"/>
    <w:link w:val="431"/>
    <w:qFormat/>
    <w:rPr>
      <w:rFonts w:ascii="MingLiU" w:eastAsia="MingLiU" w:hAnsi="MingLiU" w:cs="MingLiU"/>
      <w:b/>
      <w:bCs/>
      <w:spacing w:val="-10"/>
      <w:sz w:val="28"/>
      <w:szCs w:val="28"/>
      <w:shd w:val="clear" w:color="auto" w:fill="FFFFFF"/>
    </w:rPr>
  </w:style>
  <w:style w:type="paragraph" w:customStyle="1" w:styleId="431">
    <w:name w:val="标题 #4 (3)"/>
    <w:basedOn w:val="a"/>
    <w:link w:val="430"/>
    <w:qFormat/>
    <w:pPr>
      <w:shd w:val="clear" w:color="auto" w:fill="FFFFFF"/>
      <w:spacing w:line="624" w:lineRule="exact"/>
      <w:jc w:val="left"/>
      <w:outlineLvl w:val="3"/>
    </w:pPr>
    <w:rPr>
      <w:rFonts w:ascii="MingLiU" w:eastAsia="MingLiU" w:hAnsi="MingLiU" w:cs="MingLiU"/>
      <w:b/>
      <w:bCs/>
      <w:spacing w:val="-10"/>
      <w:sz w:val="28"/>
      <w:szCs w:val="28"/>
    </w:rPr>
  </w:style>
  <w:style w:type="character" w:customStyle="1" w:styleId="4313pt">
    <w:name w:val="标题 #4 (3) + 13 pt"/>
    <w:qFormat/>
    <w:rPr>
      <w:rFonts w:ascii="MingLiU" w:eastAsia="MingLiU" w:hAnsi="MingLiU" w:cs="MingLiU"/>
      <w:b/>
      <w:bCs/>
      <w:color w:val="000000"/>
      <w:spacing w:val="0"/>
      <w:w w:val="100"/>
      <w:position w:val="0"/>
      <w:sz w:val="26"/>
      <w:szCs w:val="26"/>
      <w:u w:val="none"/>
      <w:lang w:val="en-US" w:eastAsia="en-US" w:bidi="en-US"/>
    </w:rPr>
  </w:style>
  <w:style w:type="character" w:customStyle="1" w:styleId="4313pt1">
    <w:name w:val="标题 #4 (3)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214pt">
    <w:name w:val="正文文本 (2) + 14 pt"/>
    <w:qFormat/>
    <w:rPr>
      <w:rFonts w:ascii="MingLiU" w:eastAsia="MingLiU" w:hAnsi="MingLiU" w:cs="MingLiU"/>
      <w:b/>
      <w:bCs/>
      <w:color w:val="000000"/>
      <w:spacing w:val="-10"/>
      <w:w w:val="100"/>
      <w:position w:val="0"/>
      <w:sz w:val="28"/>
      <w:szCs w:val="28"/>
      <w:u w:val="none"/>
      <w:lang w:val="zh-CN" w:eastAsia="zh-CN" w:bidi="zh-CN"/>
    </w:rPr>
  </w:style>
  <w:style w:type="character" w:customStyle="1" w:styleId="220">
    <w:name w:val="正文文本 (2)2"/>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2">
    <w:name w:val="标题 #4 (2)"/>
    <w:qFormat/>
    <w:rPr>
      <w:rFonts w:ascii="MingLiU" w:eastAsia="MingLiU" w:hAnsi="MingLiU" w:cs="MingLiU"/>
      <w:color w:val="000000"/>
      <w:spacing w:val="0"/>
      <w:w w:val="100"/>
      <w:position w:val="0"/>
      <w:sz w:val="26"/>
      <w:szCs w:val="26"/>
      <w:u w:val="none"/>
      <w:lang w:val="en-US" w:eastAsia="en-US" w:bidi="en-US"/>
    </w:rPr>
  </w:style>
  <w:style w:type="character" w:customStyle="1" w:styleId="513pt2">
    <w:name w:val="正文文本 (5) + 13 pt2"/>
    <w:qFormat/>
    <w:rPr>
      <w:rFonts w:ascii="MingLiU" w:eastAsia="MingLiU" w:hAnsi="MingLiU" w:cs="MingLiU"/>
      <w:b/>
      <w:bCs/>
      <w:color w:val="000000"/>
      <w:spacing w:val="0"/>
      <w:w w:val="100"/>
      <w:position w:val="0"/>
      <w:sz w:val="26"/>
      <w:szCs w:val="26"/>
      <w:u w:val="none"/>
      <w:lang w:val="en-US" w:eastAsia="en-US" w:bidi="en-US"/>
    </w:rPr>
  </w:style>
  <w:style w:type="character" w:customStyle="1" w:styleId="2Calibri1">
    <w:name w:val="正文文本 (2) + Calibri1"/>
    <w:qFormat/>
    <w:rPr>
      <w:rFonts w:ascii="Calibri" w:eastAsia="Calibri" w:hAnsi="Calibri" w:cs="Calibri"/>
      <w:b/>
      <w:bCs/>
      <w:color w:val="000000"/>
      <w:spacing w:val="0"/>
      <w:w w:val="100"/>
      <w:position w:val="0"/>
      <w:sz w:val="28"/>
      <w:szCs w:val="28"/>
      <w:u w:val="none"/>
      <w:lang w:val="en-US" w:eastAsia="en-US" w:bidi="en-US"/>
    </w:rPr>
  </w:style>
  <w:style w:type="character" w:customStyle="1" w:styleId="28">
    <w:name w:val="正文文本 (2)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7">
    <w:name w:val="正文文本 (7)_"/>
    <w:link w:val="71"/>
    <w:qFormat/>
    <w:rPr>
      <w:rFonts w:ascii="Calibri" w:eastAsia="Calibri" w:hAnsi="Calibri" w:cs="Calibri"/>
      <w:spacing w:val="-70"/>
      <w:w w:val="40"/>
      <w:sz w:val="148"/>
      <w:szCs w:val="148"/>
      <w:shd w:val="clear" w:color="auto" w:fill="FFFFFF"/>
      <w:lang w:eastAsia="en-US" w:bidi="en-US"/>
    </w:rPr>
  </w:style>
  <w:style w:type="paragraph" w:customStyle="1" w:styleId="71">
    <w:name w:val="正文文本 (7)1"/>
    <w:basedOn w:val="a"/>
    <w:link w:val="7"/>
    <w:qFormat/>
    <w:pPr>
      <w:shd w:val="clear" w:color="auto" w:fill="FFFFFF"/>
      <w:spacing w:before="3360" w:after="360" w:line="0" w:lineRule="atLeast"/>
      <w:jc w:val="left"/>
    </w:pPr>
    <w:rPr>
      <w:rFonts w:ascii="Calibri" w:eastAsia="Calibri" w:hAnsi="Calibri" w:cs="Calibri"/>
      <w:spacing w:val="-70"/>
      <w:w w:val="40"/>
      <w:sz w:val="148"/>
      <w:szCs w:val="148"/>
      <w:lang w:eastAsia="en-US" w:bidi="en-US"/>
    </w:rPr>
  </w:style>
  <w:style w:type="character" w:customStyle="1" w:styleId="70">
    <w:name w:val="正文文本 (7)"/>
    <w:qFormat/>
    <w:rPr>
      <w:rFonts w:ascii="Calibri" w:eastAsia="Calibri" w:hAnsi="Calibri" w:cs="Calibri"/>
      <w:color w:val="000000"/>
      <w:spacing w:val="-70"/>
      <w:w w:val="40"/>
      <w:position w:val="0"/>
      <w:sz w:val="148"/>
      <w:szCs w:val="148"/>
      <w:u w:val="none"/>
      <w:lang w:val="en-US" w:eastAsia="en-US" w:bidi="en-US"/>
    </w:rPr>
  </w:style>
  <w:style w:type="character" w:customStyle="1" w:styleId="8">
    <w:name w:val="正文文本 (8)_"/>
    <w:link w:val="81"/>
    <w:qFormat/>
    <w:rPr>
      <w:rFonts w:ascii="Gulim" w:eastAsia="Gulim" w:hAnsi="Gulim" w:cs="Gulim"/>
      <w:spacing w:val="-150"/>
      <w:sz w:val="106"/>
      <w:szCs w:val="106"/>
      <w:shd w:val="clear" w:color="auto" w:fill="FFFFFF"/>
      <w:lang w:eastAsia="en-US" w:bidi="en-US"/>
    </w:rPr>
  </w:style>
  <w:style w:type="paragraph" w:customStyle="1" w:styleId="81">
    <w:name w:val="正文文本 (8)1"/>
    <w:basedOn w:val="a"/>
    <w:link w:val="8"/>
    <w:qFormat/>
    <w:pPr>
      <w:shd w:val="clear" w:color="auto" w:fill="FFFFFF"/>
      <w:spacing w:before="360" w:after="360" w:line="0" w:lineRule="atLeast"/>
      <w:jc w:val="left"/>
    </w:pPr>
    <w:rPr>
      <w:rFonts w:ascii="Gulim" w:eastAsia="Gulim" w:hAnsi="Gulim" w:cs="Gulim"/>
      <w:spacing w:val="-150"/>
      <w:sz w:val="106"/>
      <w:szCs w:val="106"/>
      <w:lang w:eastAsia="en-US" w:bidi="en-US"/>
    </w:rPr>
  </w:style>
  <w:style w:type="character" w:customStyle="1" w:styleId="80">
    <w:name w:val="正文文本 (8)"/>
    <w:qFormat/>
    <w:rPr>
      <w:rFonts w:ascii="Gulim" w:eastAsia="Gulim" w:hAnsi="Gulim" w:cs="Gulim"/>
      <w:color w:val="000000"/>
      <w:spacing w:val="-150"/>
      <w:w w:val="100"/>
      <w:position w:val="0"/>
      <w:sz w:val="106"/>
      <w:szCs w:val="106"/>
      <w:u w:val="none"/>
      <w:lang w:val="en-US" w:eastAsia="en-US" w:bidi="en-US"/>
    </w:rPr>
  </w:style>
  <w:style w:type="character" w:customStyle="1" w:styleId="3Exact">
    <w:name w:val="图片标题 (3) Exact"/>
    <w:link w:val="35"/>
    <w:qFormat/>
    <w:rPr>
      <w:rFonts w:ascii="MingLiU" w:eastAsia="MingLiU" w:hAnsi="MingLiU" w:cs="MingLiU"/>
      <w:sz w:val="15"/>
      <w:szCs w:val="15"/>
      <w:shd w:val="clear" w:color="auto" w:fill="FFFFFF"/>
    </w:rPr>
  </w:style>
  <w:style w:type="paragraph" w:customStyle="1" w:styleId="35">
    <w:name w:val="图片标题 (3)"/>
    <w:basedOn w:val="a"/>
    <w:link w:val="3Exact"/>
    <w:qFormat/>
    <w:pPr>
      <w:shd w:val="clear" w:color="auto" w:fill="FFFFFF"/>
      <w:spacing w:line="0" w:lineRule="atLeast"/>
      <w:jc w:val="left"/>
    </w:pPr>
    <w:rPr>
      <w:rFonts w:ascii="MingLiU" w:eastAsia="MingLiU" w:hAnsi="MingLiU" w:cs="MingLiU"/>
      <w:sz w:val="15"/>
      <w:szCs w:val="15"/>
    </w:rPr>
  </w:style>
  <w:style w:type="character" w:customStyle="1" w:styleId="3Exact1">
    <w:name w:val="图片标题 (3) Exact1"/>
    <w:qFormat/>
    <w:rPr>
      <w:rFonts w:ascii="MingLiU" w:eastAsia="MingLiU" w:hAnsi="MingLiU" w:cs="MingLiU"/>
      <w:color w:val="000000"/>
      <w:spacing w:val="0"/>
      <w:w w:val="100"/>
      <w:position w:val="0"/>
      <w:sz w:val="15"/>
      <w:szCs w:val="15"/>
      <w:u w:val="none"/>
      <w:lang w:val="zh-CN" w:eastAsia="zh-CN" w:bidi="zh-CN"/>
    </w:rPr>
  </w:style>
  <w:style w:type="character" w:customStyle="1" w:styleId="4Exact">
    <w:name w:val="图片标题 (4) Exact"/>
    <w:qFormat/>
    <w:rPr>
      <w:rFonts w:ascii="MingLiU" w:eastAsia="MingLiU" w:hAnsi="MingLiU" w:cs="MingLiU"/>
      <w:sz w:val="26"/>
      <w:szCs w:val="26"/>
      <w:u w:val="none"/>
    </w:rPr>
  </w:style>
  <w:style w:type="character" w:customStyle="1" w:styleId="5Exact">
    <w:name w:val="图片标题 (5) Exact"/>
    <w:link w:val="53"/>
    <w:qFormat/>
    <w:rPr>
      <w:rFonts w:ascii="MingLiU" w:eastAsia="MingLiU" w:hAnsi="MingLiU" w:cs="MingLiU"/>
      <w:sz w:val="30"/>
      <w:szCs w:val="30"/>
      <w:shd w:val="clear" w:color="auto" w:fill="FFFFFF"/>
      <w:lang w:eastAsia="en-US" w:bidi="en-US"/>
    </w:rPr>
  </w:style>
  <w:style w:type="paragraph" w:customStyle="1" w:styleId="53">
    <w:name w:val="图片标题 (5)"/>
    <w:basedOn w:val="a"/>
    <w:link w:val="5Exact"/>
    <w:qFormat/>
    <w:pPr>
      <w:shd w:val="clear" w:color="auto" w:fill="FFFFFF"/>
      <w:spacing w:line="0" w:lineRule="atLeast"/>
      <w:jc w:val="left"/>
    </w:pPr>
    <w:rPr>
      <w:rFonts w:ascii="MingLiU" w:eastAsia="MingLiU" w:hAnsi="MingLiU" w:cs="MingLiU"/>
      <w:sz w:val="30"/>
      <w:szCs w:val="30"/>
      <w:lang w:eastAsia="en-US" w:bidi="en-US"/>
    </w:rPr>
  </w:style>
  <w:style w:type="character" w:customStyle="1" w:styleId="5Exact1">
    <w:name w:val="图片标题 (5) Exact1"/>
    <w:qFormat/>
    <w:rPr>
      <w:rFonts w:ascii="MingLiU" w:eastAsia="MingLiU" w:hAnsi="MingLiU" w:cs="MingLiU"/>
      <w:color w:val="000000"/>
      <w:spacing w:val="0"/>
      <w:w w:val="100"/>
      <w:position w:val="0"/>
      <w:sz w:val="30"/>
      <w:szCs w:val="30"/>
      <w:u w:val="none"/>
      <w:lang w:val="en-US" w:eastAsia="en-US" w:bidi="en-US"/>
    </w:rPr>
  </w:style>
  <w:style w:type="character" w:customStyle="1" w:styleId="6Exact">
    <w:name w:val="图片标题 (6) Exact"/>
    <w:link w:val="64"/>
    <w:qFormat/>
    <w:rPr>
      <w:rFonts w:ascii="MingLiU" w:eastAsia="MingLiU" w:hAnsi="MingLiU" w:cs="MingLiU"/>
      <w:spacing w:val="10"/>
      <w:sz w:val="18"/>
      <w:szCs w:val="18"/>
      <w:shd w:val="clear" w:color="auto" w:fill="FFFFFF"/>
    </w:rPr>
  </w:style>
  <w:style w:type="paragraph" w:customStyle="1" w:styleId="64">
    <w:name w:val="图片标题 (6)"/>
    <w:basedOn w:val="a"/>
    <w:link w:val="6Exact"/>
    <w:qFormat/>
    <w:pPr>
      <w:shd w:val="clear" w:color="auto" w:fill="FFFFFF"/>
      <w:spacing w:line="0" w:lineRule="atLeast"/>
      <w:jc w:val="left"/>
    </w:pPr>
    <w:rPr>
      <w:rFonts w:ascii="MingLiU" w:eastAsia="MingLiU" w:hAnsi="MingLiU" w:cs="MingLiU"/>
      <w:spacing w:val="10"/>
      <w:sz w:val="18"/>
      <w:szCs w:val="18"/>
    </w:rPr>
  </w:style>
  <w:style w:type="character" w:customStyle="1" w:styleId="6Exact1">
    <w:name w:val="图片标题 (6) Exact1"/>
    <w:qFormat/>
    <w:rPr>
      <w:rFonts w:ascii="MingLiU" w:eastAsia="MingLiU" w:hAnsi="MingLiU" w:cs="MingLiU"/>
      <w:color w:val="FFFFFF"/>
      <w:spacing w:val="10"/>
      <w:w w:val="100"/>
      <w:position w:val="0"/>
      <w:sz w:val="18"/>
      <w:szCs w:val="18"/>
      <w:u w:val="none"/>
      <w:lang w:val="zh-CN" w:eastAsia="zh-CN" w:bidi="zh-CN"/>
    </w:rPr>
  </w:style>
  <w:style w:type="character" w:customStyle="1" w:styleId="29">
    <w:name w:val="表格标题 (2)_"/>
    <w:link w:val="2a"/>
    <w:qFormat/>
    <w:rPr>
      <w:rFonts w:ascii="MingLiU" w:eastAsia="MingLiU" w:hAnsi="MingLiU" w:cs="MingLiU"/>
      <w:spacing w:val="-10"/>
      <w:sz w:val="18"/>
      <w:szCs w:val="18"/>
      <w:shd w:val="clear" w:color="auto" w:fill="FFFFFF"/>
    </w:rPr>
  </w:style>
  <w:style w:type="paragraph" w:customStyle="1" w:styleId="2a">
    <w:name w:val="表格标题 (2)"/>
    <w:basedOn w:val="a"/>
    <w:link w:val="29"/>
    <w:qFormat/>
    <w:pPr>
      <w:shd w:val="clear" w:color="auto" w:fill="FFFFFF"/>
      <w:spacing w:line="0" w:lineRule="atLeast"/>
      <w:jc w:val="left"/>
    </w:pPr>
    <w:rPr>
      <w:rFonts w:ascii="MingLiU" w:eastAsia="MingLiU" w:hAnsi="MingLiU" w:cs="MingLiU"/>
      <w:spacing w:val="-10"/>
      <w:sz w:val="18"/>
      <w:szCs w:val="18"/>
    </w:rPr>
  </w:style>
  <w:style w:type="character" w:customStyle="1" w:styleId="25pt1">
    <w:name w:val="表格标题 (2) + 5 pt"/>
    <w:qFormat/>
    <w:rPr>
      <w:rFonts w:ascii="MingLiU" w:eastAsia="MingLiU" w:hAnsi="MingLiU" w:cs="MingLiU"/>
      <w:color w:val="000000"/>
      <w:spacing w:val="0"/>
      <w:w w:val="100"/>
      <w:position w:val="0"/>
      <w:sz w:val="10"/>
      <w:szCs w:val="10"/>
      <w:u w:val="none"/>
      <w:lang w:val="en-US" w:eastAsia="en-US" w:bidi="en-US"/>
    </w:rPr>
  </w:style>
  <w:style w:type="character" w:customStyle="1" w:styleId="20pt">
    <w:name w:val="表格标题 (2) + 间距 0 pt"/>
    <w:qFormat/>
    <w:rPr>
      <w:rFonts w:ascii="MingLiU" w:eastAsia="MingLiU" w:hAnsi="MingLiU" w:cs="MingLiU"/>
      <w:color w:val="000000"/>
      <w:spacing w:val="0"/>
      <w:w w:val="100"/>
      <w:position w:val="0"/>
      <w:sz w:val="18"/>
      <w:szCs w:val="18"/>
      <w:u w:val="none"/>
      <w:lang w:val="en-US" w:eastAsia="en-US" w:bidi="en-US"/>
    </w:rPr>
  </w:style>
  <w:style w:type="character" w:customStyle="1" w:styleId="20pt3">
    <w:name w:val="表格标题 (2) + 间距 0 pt3"/>
    <w:qFormat/>
    <w:rPr>
      <w:rFonts w:ascii="MingLiU" w:eastAsia="MingLiU" w:hAnsi="MingLiU" w:cs="MingLiU"/>
      <w:color w:val="000000"/>
      <w:spacing w:val="0"/>
      <w:w w:val="100"/>
      <w:position w:val="0"/>
      <w:sz w:val="18"/>
      <w:szCs w:val="18"/>
      <w:u w:val="none"/>
      <w:lang w:val="zh-CN" w:eastAsia="zh-CN" w:bidi="zh-CN"/>
    </w:rPr>
  </w:style>
  <w:style w:type="character" w:customStyle="1" w:styleId="20pt2">
    <w:name w:val="表格标题 (2) + 间距 0 pt2"/>
    <w:qFormat/>
    <w:rPr>
      <w:rFonts w:ascii="MingLiU" w:eastAsia="MingLiU" w:hAnsi="MingLiU" w:cs="MingLiU"/>
      <w:color w:val="000000"/>
      <w:spacing w:val="0"/>
      <w:w w:val="100"/>
      <w:position w:val="0"/>
      <w:sz w:val="18"/>
      <w:szCs w:val="18"/>
      <w:u w:val="none"/>
      <w:lang w:val="en-US" w:eastAsia="en-US" w:bidi="en-US"/>
    </w:rPr>
  </w:style>
  <w:style w:type="character" w:customStyle="1" w:styleId="25pt3">
    <w:name w:val="表格标题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5pt2">
    <w:name w:val="表格标题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75pt">
    <w:name w:val="正文文本 (2) + 7.5 pt"/>
    <w:qFormat/>
    <w:rPr>
      <w:rFonts w:ascii="MingLiU" w:eastAsia="MingLiU" w:hAnsi="MingLiU" w:cs="MingLiU"/>
      <w:b/>
      <w:bCs/>
      <w:color w:val="000000"/>
      <w:spacing w:val="20"/>
      <w:w w:val="100"/>
      <w:position w:val="0"/>
      <w:sz w:val="15"/>
      <w:szCs w:val="15"/>
      <w:u w:val="none"/>
      <w:lang w:val="zh-CN" w:eastAsia="zh-CN" w:bidi="zh-CN"/>
    </w:rPr>
  </w:style>
  <w:style w:type="character" w:customStyle="1" w:styleId="2TimesNewRoman">
    <w:name w:val="正文文本 (2) + Times New Roman"/>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1">
    <w:name w:val="正文文本 (2) + Times New Roman11"/>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0">
    <w:name w:val="正文文本 (2) + Times New Roman10"/>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9">
    <w:name w:val="正文文本 (2) + Times New Roman9"/>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8">
    <w:name w:val="正文文本 (2) + Times New Roman8"/>
    <w:qFormat/>
    <w:rPr>
      <w:rFonts w:ascii="Times New Roman" w:eastAsia="Times New Roman" w:hAnsi="Times New Roman" w:cs="Times New Roman"/>
      <w:b/>
      <w:bCs/>
      <w:i/>
      <w:iCs/>
      <w:color w:val="000000"/>
      <w:spacing w:val="0"/>
      <w:w w:val="100"/>
      <w:position w:val="0"/>
      <w:sz w:val="18"/>
      <w:szCs w:val="18"/>
      <w:u w:val="none"/>
      <w:lang w:val="en-US" w:eastAsia="en-US" w:bidi="en-US"/>
    </w:rPr>
  </w:style>
  <w:style w:type="character" w:customStyle="1" w:styleId="2TimesNewRoman7">
    <w:name w:val="正文文本 (2) + Times New Roman7"/>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TimesNewRoman6">
    <w:name w:val="正文文本 (2) + Times New Roman6"/>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5">
    <w:name w:val="正文文本 (2) + Times New Roman5"/>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5">
    <w:name w:val="正文文本 (2) + 7.5 pt5"/>
    <w:qFormat/>
    <w:rPr>
      <w:rFonts w:ascii="MingLiU" w:eastAsia="MingLiU" w:hAnsi="MingLiU" w:cs="MingLiU"/>
      <w:color w:val="000000"/>
      <w:spacing w:val="20"/>
      <w:w w:val="100"/>
      <w:position w:val="0"/>
      <w:sz w:val="15"/>
      <w:szCs w:val="15"/>
      <w:u w:val="none"/>
      <w:lang w:val="zh-CN" w:eastAsia="zh-CN" w:bidi="zh-CN"/>
    </w:rPr>
  </w:style>
  <w:style w:type="character" w:customStyle="1" w:styleId="2TimesNewRoman4">
    <w:name w:val="正文文本 (2) + Times New Roman4"/>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95pt2">
    <w:name w:val="正文文本 (2) + 9.5 pt2"/>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3">
    <w:name w:val="正文文本 (2) + Times New Roman3"/>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2">
    <w:name w:val="正文文本 (2) + Times New Roman2"/>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4">
    <w:name w:val="正文文本 (2) + 7.5 pt4"/>
    <w:qFormat/>
    <w:rPr>
      <w:rFonts w:ascii="MingLiU" w:eastAsia="MingLiU" w:hAnsi="MingLiU" w:cs="MingLiU"/>
      <w:color w:val="000000"/>
      <w:spacing w:val="20"/>
      <w:w w:val="100"/>
      <w:position w:val="0"/>
      <w:sz w:val="15"/>
      <w:szCs w:val="15"/>
      <w:u w:val="none"/>
      <w:lang w:val="zh-CN" w:eastAsia="zh-CN" w:bidi="zh-CN"/>
    </w:rPr>
  </w:style>
  <w:style w:type="character" w:customStyle="1" w:styleId="275pt3">
    <w:name w:val="正文文本 (2) + 7.5 pt3"/>
    <w:qFormat/>
    <w:rPr>
      <w:rFonts w:ascii="MingLiU" w:eastAsia="MingLiU" w:hAnsi="MingLiU" w:cs="MingLiU"/>
      <w:color w:val="000000"/>
      <w:spacing w:val="20"/>
      <w:w w:val="100"/>
      <w:position w:val="0"/>
      <w:sz w:val="15"/>
      <w:szCs w:val="15"/>
      <w:u w:val="none"/>
      <w:lang w:val="zh-CN" w:eastAsia="zh-CN" w:bidi="zh-CN"/>
    </w:rPr>
  </w:style>
  <w:style w:type="character" w:customStyle="1" w:styleId="275pt2">
    <w:name w:val="正文文本 (2) + 7.5 pt2"/>
    <w:qFormat/>
    <w:rPr>
      <w:rFonts w:ascii="MingLiU" w:eastAsia="MingLiU" w:hAnsi="MingLiU" w:cs="MingLiU"/>
      <w:color w:val="000000"/>
      <w:spacing w:val="20"/>
      <w:w w:val="100"/>
      <w:position w:val="0"/>
      <w:sz w:val="15"/>
      <w:szCs w:val="15"/>
      <w:u w:val="none"/>
      <w:lang w:val="zh-CN" w:eastAsia="zh-CN" w:bidi="zh-CN"/>
    </w:rPr>
  </w:style>
  <w:style w:type="character" w:customStyle="1" w:styleId="275pt1">
    <w:name w:val="正文文本 (2) + 7.5 pt1"/>
    <w:qFormat/>
    <w:rPr>
      <w:rFonts w:ascii="MingLiU" w:eastAsia="MingLiU" w:hAnsi="MingLiU" w:cs="MingLiU"/>
      <w:color w:val="000000"/>
      <w:spacing w:val="-10"/>
      <w:w w:val="100"/>
      <w:position w:val="0"/>
      <w:sz w:val="15"/>
      <w:szCs w:val="15"/>
      <w:u w:val="none"/>
      <w:lang w:val="zh-CN" w:eastAsia="zh-CN" w:bidi="zh-CN"/>
    </w:rPr>
  </w:style>
  <w:style w:type="character" w:customStyle="1" w:styleId="295pt1">
    <w:name w:val="正文文本 (2) + 9.5 pt1"/>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1">
    <w:name w:val="正文文本 (2) + Times New Roman1"/>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5pt10">
    <w:name w:val="表格标题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0pt1">
    <w:name w:val="表格标题 (2) + 间距 0 pt1"/>
    <w:qFormat/>
    <w:rPr>
      <w:rFonts w:ascii="MingLiU" w:eastAsia="MingLiU" w:hAnsi="MingLiU" w:cs="MingLiU"/>
      <w:color w:val="000000"/>
      <w:spacing w:val="0"/>
      <w:w w:val="100"/>
      <w:position w:val="0"/>
      <w:sz w:val="18"/>
      <w:szCs w:val="18"/>
      <w:u w:val="none"/>
      <w:lang w:val="en-US" w:eastAsia="en-US" w:bidi="en-US"/>
    </w:rPr>
  </w:style>
  <w:style w:type="character" w:customStyle="1" w:styleId="29pt">
    <w:name w:val="正文文本 (2) + 9 pt"/>
    <w:qFormat/>
    <w:rPr>
      <w:rFonts w:ascii="MingLiU" w:eastAsia="MingLiU" w:hAnsi="MingLiU" w:cs="MingLiU"/>
      <w:color w:val="000000"/>
      <w:spacing w:val="0"/>
      <w:w w:val="100"/>
      <w:position w:val="0"/>
      <w:sz w:val="18"/>
      <w:szCs w:val="18"/>
      <w:u w:val="none"/>
      <w:lang w:val="zh-CN" w:eastAsia="zh-CN" w:bidi="zh-CN"/>
    </w:rPr>
  </w:style>
  <w:style w:type="character" w:customStyle="1" w:styleId="25pt4">
    <w:name w:val="正文文本 (2) + 5 pt4"/>
    <w:qFormat/>
    <w:rPr>
      <w:rFonts w:ascii="MingLiU" w:eastAsia="MingLiU" w:hAnsi="MingLiU" w:cs="MingLiU"/>
      <w:color w:val="000000"/>
      <w:spacing w:val="0"/>
      <w:w w:val="100"/>
      <w:position w:val="0"/>
      <w:sz w:val="10"/>
      <w:szCs w:val="10"/>
      <w:u w:val="none"/>
      <w:lang w:val="en-US" w:eastAsia="en-US" w:bidi="en-US"/>
    </w:rPr>
  </w:style>
  <w:style w:type="character" w:customStyle="1" w:styleId="29pt9">
    <w:name w:val="正文文本 (2) + 9 pt9"/>
    <w:qFormat/>
    <w:rPr>
      <w:rFonts w:ascii="MingLiU" w:eastAsia="MingLiU" w:hAnsi="MingLiU" w:cs="MingLiU"/>
      <w:color w:val="000000"/>
      <w:spacing w:val="0"/>
      <w:w w:val="100"/>
      <w:position w:val="0"/>
      <w:sz w:val="18"/>
      <w:szCs w:val="18"/>
      <w:u w:val="none"/>
      <w:lang w:val="zh-CN" w:eastAsia="zh-CN" w:bidi="zh-CN"/>
    </w:rPr>
  </w:style>
  <w:style w:type="character" w:customStyle="1" w:styleId="29pt8">
    <w:name w:val="正文文本 (2) + 9 pt8"/>
    <w:qFormat/>
    <w:rPr>
      <w:rFonts w:ascii="MingLiU" w:eastAsia="MingLiU" w:hAnsi="MingLiU" w:cs="MingLiU"/>
      <w:color w:val="000000"/>
      <w:spacing w:val="0"/>
      <w:w w:val="100"/>
      <w:position w:val="0"/>
      <w:sz w:val="18"/>
      <w:szCs w:val="18"/>
      <w:u w:val="none"/>
      <w:lang w:val="zh-CN" w:eastAsia="zh-CN" w:bidi="zh-CN"/>
    </w:rPr>
  </w:style>
  <w:style w:type="character" w:customStyle="1" w:styleId="29pt7">
    <w:name w:val="正文文本 (2) + 9 pt7"/>
    <w:qFormat/>
    <w:rPr>
      <w:rFonts w:ascii="MingLiU" w:eastAsia="MingLiU" w:hAnsi="MingLiU" w:cs="MingLiU"/>
      <w:color w:val="000000"/>
      <w:spacing w:val="-10"/>
      <w:w w:val="100"/>
      <w:position w:val="0"/>
      <w:sz w:val="18"/>
      <w:szCs w:val="18"/>
      <w:u w:val="none"/>
      <w:lang w:val="en-US" w:eastAsia="en-US" w:bidi="en-US"/>
    </w:rPr>
  </w:style>
  <w:style w:type="character" w:customStyle="1" w:styleId="29pt6">
    <w:name w:val="正文文本 (2) + 9 pt6"/>
    <w:qFormat/>
    <w:rPr>
      <w:rFonts w:ascii="MingLiU" w:eastAsia="MingLiU" w:hAnsi="MingLiU" w:cs="MingLiU"/>
      <w:color w:val="000000"/>
      <w:spacing w:val="-10"/>
      <w:w w:val="100"/>
      <w:position w:val="0"/>
      <w:sz w:val="18"/>
      <w:szCs w:val="18"/>
      <w:u w:val="none"/>
      <w:lang w:val="zh-CN" w:eastAsia="zh-CN" w:bidi="zh-CN"/>
    </w:rPr>
  </w:style>
  <w:style w:type="character" w:customStyle="1" w:styleId="29pt5">
    <w:name w:val="正文文本 (2) + 9 pt5"/>
    <w:qFormat/>
    <w:rPr>
      <w:rFonts w:ascii="MingLiU" w:eastAsia="MingLiU" w:hAnsi="MingLiU" w:cs="MingLiU"/>
      <w:color w:val="000000"/>
      <w:spacing w:val="-10"/>
      <w:w w:val="100"/>
      <w:position w:val="0"/>
      <w:sz w:val="18"/>
      <w:szCs w:val="18"/>
      <w:u w:val="none"/>
      <w:lang w:val="zh-CN" w:eastAsia="zh-CN" w:bidi="zh-CN"/>
    </w:rPr>
  </w:style>
  <w:style w:type="character" w:customStyle="1" w:styleId="29pt4">
    <w:name w:val="正文文本 (2) + 9 pt4"/>
    <w:qFormat/>
    <w:rPr>
      <w:rFonts w:ascii="MingLiU" w:eastAsia="MingLiU" w:hAnsi="MingLiU" w:cs="MingLiU"/>
      <w:color w:val="000000"/>
      <w:spacing w:val="-10"/>
      <w:w w:val="100"/>
      <w:position w:val="0"/>
      <w:sz w:val="18"/>
      <w:szCs w:val="18"/>
      <w:u w:val="none"/>
      <w:lang w:val="zh-CN" w:eastAsia="zh-CN" w:bidi="zh-CN"/>
    </w:rPr>
  </w:style>
  <w:style w:type="character" w:customStyle="1" w:styleId="29pt3">
    <w:name w:val="正文文本 (2) + 9 pt3"/>
    <w:qFormat/>
    <w:rPr>
      <w:rFonts w:ascii="MingLiU" w:eastAsia="MingLiU" w:hAnsi="MingLiU" w:cs="MingLiU"/>
      <w:color w:val="000000"/>
      <w:spacing w:val="-10"/>
      <w:w w:val="100"/>
      <w:position w:val="0"/>
      <w:sz w:val="18"/>
      <w:szCs w:val="18"/>
      <w:u w:val="none"/>
      <w:lang w:val="zh-CN" w:eastAsia="zh-CN" w:bidi="zh-CN"/>
    </w:rPr>
  </w:style>
  <w:style w:type="character" w:customStyle="1" w:styleId="25pt30">
    <w:name w:val="正文文本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9pt2">
    <w:name w:val="正文文本 (2) + 9 pt2"/>
    <w:qFormat/>
    <w:rPr>
      <w:rFonts w:ascii="MingLiU" w:eastAsia="MingLiU" w:hAnsi="MingLiU" w:cs="MingLiU"/>
      <w:color w:val="000000"/>
      <w:spacing w:val="-10"/>
      <w:w w:val="100"/>
      <w:position w:val="0"/>
      <w:sz w:val="18"/>
      <w:szCs w:val="18"/>
      <w:u w:val="none"/>
      <w:lang w:val="zh-CN" w:eastAsia="zh-CN" w:bidi="zh-CN"/>
    </w:rPr>
  </w:style>
  <w:style w:type="character" w:customStyle="1" w:styleId="25pt20">
    <w:name w:val="正文文本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9pt1">
    <w:name w:val="正文文本 (2) + 9 pt1"/>
    <w:qFormat/>
    <w:rPr>
      <w:rFonts w:ascii="MingLiU" w:eastAsia="MingLiU" w:hAnsi="MingLiU" w:cs="MingLiU"/>
      <w:color w:val="000000"/>
      <w:spacing w:val="-10"/>
      <w:w w:val="100"/>
      <w:position w:val="0"/>
      <w:sz w:val="18"/>
      <w:szCs w:val="18"/>
      <w:u w:val="none"/>
      <w:lang w:val="zh-CN" w:eastAsia="zh-CN" w:bidi="zh-CN"/>
    </w:rPr>
  </w:style>
  <w:style w:type="character" w:customStyle="1" w:styleId="25pt11">
    <w:name w:val="正文文本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b">
    <w:name w:val="图片标题 (2)_"/>
    <w:link w:val="2c"/>
    <w:qFormat/>
    <w:rPr>
      <w:rFonts w:ascii="MingLiU" w:eastAsia="MingLiU" w:hAnsi="MingLiU" w:cs="MingLiU"/>
      <w:b/>
      <w:bCs/>
      <w:spacing w:val="-10"/>
      <w:sz w:val="28"/>
      <w:szCs w:val="28"/>
      <w:shd w:val="clear" w:color="auto" w:fill="FFFFFF"/>
    </w:rPr>
  </w:style>
  <w:style w:type="paragraph" w:customStyle="1" w:styleId="2c">
    <w:name w:val="图片标题 (2)"/>
    <w:basedOn w:val="a"/>
    <w:link w:val="2b"/>
    <w:qFormat/>
    <w:pPr>
      <w:shd w:val="clear" w:color="auto" w:fill="FFFFFF"/>
      <w:spacing w:line="0" w:lineRule="atLeast"/>
      <w:jc w:val="left"/>
    </w:pPr>
    <w:rPr>
      <w:rFonts w:ascii="MingLiU" w:eastAsia="MingLiU" w:hAnsi="MingLiU" w:cs="MingLiU"/>
      <w:b/>
      <w:bCs/>
      <w:spacing w:val="-10"/>
      <w:sz w:val="28"/>
      <w:szCs w:val="28"/>
    </w:rPr>
  </w:style>
  <w:style w:type="character" w:customStyle="1" w:styleId="9">
    <w:name w:val="正文文本 (9)_"/>
    <w:link w:val="90"/>
    <w:qFormat/>
    <w:rPr>
      <w:rFonts w:ascii="MingLiU" w:eastAsia="MingLiU" w:hAnsi="MingLiU" w:cs="MingLiU"/>
      <w:spacing w:val="-10"/>
      <w:sz w:val="28"/>
      <w:szCs w:val="28"/>
      <w:shd w:val="clear" w:color="auto" w:fill="FFFFFF"/>
    </w:rPr>
  </w:style>
  <w:style w:type="paragraph" w:customStyle="1" w:styleId="90">
    <w:name w:val="正文文本 (9)"/>
    <w:basedOn w:val="a"/>
    <w:link w:val="9"/>
    <w:qFormat/>
    <w:pPr>
      <w:shd w:val="clear" w:color="auto" w:fill="FFFFFF"/>
      <w:spacing w:line="624" w:lineRule="exact"/>
      <w:ind w:firstLine="640"/>
      <w:jc w:val="distribute"/>
    </w:pPr>
    <w:rPr>
      <w:rFonts w:ascii="MingLiU" w:eastAsia="MingLiU" w:hAnsi="MingLiU" w:cs="MingLiU"/>
      <w:spacing w:val="-10"/>
      <w:sz w:val="28"/>
      <w:szCs w:val="28"/>
    </w:rPr>
  </w:style>
  <w:style w:type="character" w:customStyle="1" w:styleId="9TimesNewRoman">
    <w:name w:val="正文文本 (9) + Times New Roman"/>
    <w:qFormat/>
    <w:rPr>
      <w:rFonts w:ascii="Times New Roman" w:eastAsia="Times New Roman" w:hAnsi="Times New Roman" w:cs="Times New Roman"/>
      <w:b/>
      <w:bCs/>
      <w:color w:val="000000"/>
      <w:spacing w:val="0"/>
      <w:w w:val="100"/>
      <w:position w:val="0"/>
      <w:sz w:val="30"/>
      <w:szCs w:val="30"/>
      <w:u w:val="none"/>
      <w:lang w:val="zh-CN" w:eastAsia="zh-CN" w:bidi="zh-CN"/>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5Calibri">
    <w:name w:val="正文文本 (5)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5-2pt">
    <w:name w:val="正文文本 (5) + 间距 -2 pt"/>
    <w:qFormat/>
    <w:rPr>
      <w:rFonts w:ascii="MingLiU" w:eastAsia="MingLiU" w:hAnsi="MingLiU" w:cs="MingLiU"/>
      <w:b/>
      <w:bCs/>
      <w:color w:val="000000"/>
      <w:spacing w:val="-50"/>
      <w:w w:val="100"/>
      <w:position w:val="0"/>
      <w:sz w:val="28"/>
      <w:szCs w:val="28"/>
      <w:u w:val="none"/>
      <w:lang w:val="zh-CN" w:eastAsia="zh-CN" w:bidi="zh-CN"/>
    </w:rPr>
  </w:style>
  <w:style w:type="character" w:customStyle="1" w:styleId="2-2pt1">
    <w:name w:val="正文文本 (2) + 间距 -2 pt1"/>
    <w:qFormat/>
    <w:rPr>
      <w:rFonts w:ascii="MingLiU" w:eastAsia="MingLiU" w:hAnsi="MingLiU" w:cs="MingLiU"/>
      <w:color w:val="000000"/>
      <w:spacing w:val="-40"/>
      <w:w w:val="100"/>
      <w:position w:val="0"/>
      <w:sz w:val="26"/>
      <w:szCs w:val="26"/>
      <w:u w:val="none"/>
      <w:lang w:val="zh-CN" w:eastAsia="zh-CN" w:bidi="zh-CN"/>
    </w:rPr>
  </w:style>
  <w:style w:type="character" w:customStyle="1" w:styleId="1pt1">
    <w:name w:val="页眉或页脚 + 间距 1 pt1"/>
    <w:qFormat/>
    <w:rPr>
      <w:rFonts w:ascii="MingLiU" w:eastAsia="MingLiU" w:hAnsi="MingLiU" w:cs="MingLiU"/>
      <w:color w:val="000000"/>
      <w:spacing w:val="30"/>
      <w:w w:val="100"/>
      <w:position w:val="0"/>
      <w:sz w:val="18"/>
      <w:szCs w:val="18"/>
      <w:u w:val="none"/>
      <w:lang w:val="zh-CN" w:eastAsia="zh-CN" w:bidi="zh-CN"/>
    </w:rPr>
  </w:style>
  <w:style w:type="character" w:customStyle="1" w:styleId="430pt">
    <w:name w:val="标题 #4 (3) + 间距 0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214pt1">
    <w:name w:val="正文文本 (2) + 14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100">
    <w:name w:val="正文文本 (10)_"/>
    <w:link w:val="101"/>
    <w:qFormat/>
    <w:rPr>
      <w:rFonts w:ascii="MingLiU" w:eastAsia="MingLiU" w:hAnsi="MingLiU" w:cs="MingLiU"/>
      <w:sz w:val="26"/>
      <w:szCs w:val="26"/>
      <w:shd w:val="clear" w:color="auto" w:fill="FFFFFF"/>
      <w:lang w:eastAsia="en-US" w:bidi="en-US"/>
    </w:rPr>
  </w:style>
  <w:style w:type="paragraph" w:customStyle="1" w:styleId="101">
    <w:name w:val="正文文本 (10)"/>
    <w:basedOn w:val="a"/>
    <w:link w:val="10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014pt">
    <w:name w:val="正文文本 (10) + 14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0">
    <w:name w:val="正文文本 (11)_"/>
    <w:link w:val="111"/>
    <w:qFormat/>
    <w:rPr>
      <w:rFonts w:ascii="MingLiU" w:eastAsia="MingLiU" w:hAnsi="MingLiU" w:cs="MingLiU"/>
      <w:sz w:val="26"/>
      <w:szCs w:val="26"/>
      <w:shd w:val="clear" w:color="auto" w:fill="FFFFFF"/>
      <w:lang w:eastAsia="en-US" w:bidi="en-US"/>
    </w:rPr>
  </w:style>
  <w:style w:type="paragraph" w:customStyle="1" w:styleId="111">
    <w:name w:val="正文文本 (11)1"/>
    <w:basedOn w:val="a"/>
    <w:link w:val="11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12">
    <w:name w:val="正文文本 (11)"/>
    <w:qFormat/>
    <w:rPr>
      <w:rFonts w:ascii="MingLiU" w:eastAsia="MingLiU" w:hAnsi="MingLiU" w:cs="MingLiU"/>
      <w:color w:val="000000"/>
      <w:spacing w:val="0"/>
      <w:w w:val="100"/>
      <w:position w:val="0"/>
      <w:sz w:val="26"/>
      <w:szCs w:val="26"/>
      <w:u w:val="none"/>
      <w:lang w:val="zh-CN" w:eastAsia="zh-CN" w:bidi="zh-CN"/>
    </w:rPr>
  </w:style>
  <w:style w:type="character" w:customStyle="1" w:styleId="47">
    <w:name w:val="图片标题 (4)_"/>
    <w:link w:val="48"/>
    <w:qFormat/>
    <w:rPr>
      <w:rFonts w:ascii="MingLiU" w:eastAsia="MingLiU" w:hAnsi="MingLiU" w:cs="MingLiU"/>
      <w:sz w:val="26"/>
      <w:szCs w:val="26"/>
      <w:shd w:val="clear" w:color="auto" w:fill="FFFFFF"/>
    </w:rPr>
  </w:style>
  <w:style w:type="paragraph" w:customStyle="1" w:styleId="48">
    <w:name w:val="图片标题 (4)"/>
    <w:basedOn w:val="a"/>
    <w:link w:val="47"/>
    <w:qFormat/>
    <w:pPr>
      <w:shd w:val="clear" w:color="auto" w:fill="FFFFFF"/>
      <w:spacing w:line="0" w:lineRule="atLeast"/>
      <w:jc w:val="left"/>
    </w:pPr>
    <w:rPr>
      <w:rFonts w:ascii="MingLiU" w:eastAsia="MingLiU" w:hAnsi="MingLiU" w:cs="MingLiU"/>
      <w:sz w:val="26"/>
      <w:szCs w:val="26"/>
    </w:rPr>
  </w:style>
  <w:style w:type="character" w:customStyle="1" w:styleId="120">
    <w:name w:val="正文文本 (12)_"/>
    <w:link w:val="121"/>
    <w:qFormat/>
    <w:rPr>
      <w:rFonts w:ascii="MingLiU" w:eastAsia="MingLiU" w:hAnsi="MingLiU" w:cs="MingLiU"/>
      <w:shd w:val="clear" w:color="auto" w:fill="FFFFFF"/>
    </w:rPr>
  </w:style>
  <w:style w:type="paragraph" w:customStyle="1" w:styleId="121">
    <w:name w:val="正文文本 (12)1"/>
    <w:basedOn w:val="a"/>
    <w:link w:val="120"/>
    <w:qFormat/>
    <w:pPr>
      <w:shd w:val="clear" w:color="auto" w:fill="FFFFFF"/>
      <w:spacing w:after="600" w:line="288" w:lineRule="exact"/>
      <w:jc w:val="left"/>
    </w:pPr>
    <w:rPr>
      <w:rFonts w:ascii="MingLiU" w:eastAsia="MingLiU" w:hAnsi="MingLiU" w:cs="MingLiU"/>
    </w:rPr>
  </w:style>
  <w:style w:type="character" w:customStyle="1" w:styleId="122">
    <w:name w:val="正文文本 (12)"/>
    <w:qFormat/>
    <w:rPr>
      <w:rFonts w:ascii="MingLiU" w:eastAsia="MingLiU" w:hAnsi="MingLiU" w:cs="MingLiU"/>
      <w:color w:val="000000"/>
      <w:spacing w:val="0"/>
      <w:w w:val="100"/>
      <w:position w:val="0"/>
      <w:sz w:val="24"/>
      <w:szCs w:val="24"/>
      <w:u w:val="none"/>
      <w:lang w:val="zh-CN" w:eastAsia="zh-CN" w:bidi="zh-CN"/>
    </w:rPr>
  </w:style>
  <w:style w:type="character" w:customStyle="1" w:styleId="430pt1">
    <w:name w:val="标题 #4 (3) + 间距 0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2pt">
    <w:name w:val="正文文本 (11) + 间距 2 pt"/>
    <w:qFormat/>
    <w:rPr>
      <w:rFonts w:ascii="MingLiU" w:eastAsia="MingLiU" w:hAnsi="MingLiU" w:cs="MingLiU"/>
      <w:color w:val="000000"/>
      <w:spacing w:val="50"/>
      <w:w w:val="100"/>
      <w:position w:val="0"/>
      <w:sz w:val="26"/>
      <w:szCs w:val="26"/>
      <w:u w:val="none"/>
      <w:lang w:val="zh-CN" w:eastAsia="zh-CN" w:bidi="zh-CN"/>
    </w:rPr>
  </w:style>
  <w:style w:type="paragraph" w:customStyle="1" w:styleId="18">
    <w:name w:val="列出段落1"/>
    <w:basedOn w:val="a"/>
    <w:qFormat/>
    <w:pPr>
      <w:spacing w:line="360" w:lineRule="auto"/>
      <w:ind w:firstLineChars="200" w:firstLine="420"/>
    </w:pPr>
    <w:rPr>
      <w:rFonts w:ascii="Times New Roman" w:eastAsia="宋体" w:hAnsi="Times New Roman" w:cs="Calibri"/>
      <w:szCs w:val="21"/>
    </w:rPr>
  </w:style>
  <w:style w:type="paragraph" w:customStyle="1" w:styleId="reader-word-layer">
    <w:name w:val="reader-word-layer"/>
    <w:basedOn w:val="a"/>
    <w:qFormat/>
    <w:pPr>
      <w:widowControl/>
      <w:spacing w:before="100" w:beforeAutospacing="1" w:after="100" w:afterAutospacing="1" w:line="360" w:lineRule="auto"/>
      <w:jc w:val="left"/>
    </w:pPr>
    <w:rPr>
      <w:rFonts w:ascii="宋体" w:eastAsia="宋体" w:hAnsi="宋体" w:cs="宋体"/>
      <w:kern w:val="0"/>
      <w:sz w:val="24"/>
      <w:szCs w:val="24"/>
    </w:rPr>
  </w:style>
  <w:style w:type="character" w:customStyle="1" w:styleId="qb-title">
    <w:name w:val="qb-title"/>
    <w:qFormat/>
  </w:style>
  <w:style w:type="character" w:customStyle="1" w:styleId="49">
    <w:name w:val="表格标题 (4)_"/>
    <w:link w:val="4a"/>
    <w:qFormat/>
    <w:rPr>
      <w:rFonts w:ascii="MingLiU" w:eastAsia="MingLiU" w:hAnsi="MingLiU" w:cs="MingLiU"/>
      <w:shd w:val="clear" w:color="auto" w:fill="FFFFFF"/>
    </w:rPr>
  </w:style>
  <w:style w:type="paragraph" w:customStyle="1" w:styleId="4a">
    <w:name w:val="表格标题 (4)"/>
    <w:basedOn w:val="a"/>
    <w:link w:val="49"/>
    <w:qFormat/>
    <w:pPr>
      <w:shd w:val="clear" w:color="auto" w:fill="FFFFFF"/>
      <w:spacing w:line="470" w:lineRule="exact"/>
      <w:ind w:hanging="420"/>
      <w:jc w:val="left"/>
    </w:pPr>
    <w:rPr>
      <w:rFonts w:ascii="MingLiU" w:eastAsia="MingLiU" w:hAnsi="MingLiU" w:cs="MingLiU"/>
    </w:rPr>
  </w:style>
  <w:style w:type="character" w:customStyle="1" w:styleId="320">
    <w:name w:val="标题 #3 (2)_"/>
    <w:link w:val="321"/>
    <w:qFormat/>
    <w:rPr>
      <w:rFonts w:ascii="MingLiU" w:eastAsia="MingLiU" w:hAnsi="MingLiU" w:cs="MingLiU"/>
      <w:spacing w:val="-10"/>
      <w:sz w:val="34"/>
      <w:szCs w:val="34"/>
      <w:shd w:val="clear" w:color="auto" w:fill="FFFFFF"/>
    </w:rPr>
  </w:style>
  <w:style w:type="paragraph" w:customStyle="1" w:styleId="321">
    <w:name w:val="标题 #3 (2)"/>
    <w:basedOn w:val="a"/>
    <w:link w:val="320"/>
    <w:qFormat/>
    <w:pPr>
      <w:shd w:val="clear" w:color="auto" w:fill="FFFFFF"/>
      <w:spacing w:after="2160" w:line="0" w:lineRule="atLeast"/>
      <w:ind w:hanging="400"/>
      <w:jc w:val="distribute"/>
      <w:outlineLvl w:val="2"/>
    </w:pPr>
    <w:rPr>
      <w:rFonts w:ascii="MingLiU" w:eastAsia="MingLiU" w:hAnsi="MingLiU" w:cs="MingLiU"/>
      <w:spacing w:val="-10"/>
      <w:sz w:val="34"/>
      <w:szCs w:val="34"/>
    </w:rPr>
  </w:style>
  <w:style w:type="character" w:customStyle="1" w:styleId="43pt">
    <w:name w:val="表格标题 (4) + 间距 3 pt"/>
    <w:qFormat/>
    <w:rPr>
      <w:rFonts w:ascii="MingLiU" w:eastAsia="MingLiU" w:hAnsi="MingLiU" w:cs="MingLiU"/>
      <w:color w:val="000000"/>
      <w:spacing w:val="60"/>
      <w:w w:val="100"/>
      <w:position w:val="0"/>
      <w:sz w:val="24"/>
      <w:szCs w:val="24"/>
      <w:shd w:val="clear" w:color="auto" w:fill="FFFFFF"/>
      <w:lang w:val="zh-CN" w:eastAsia="zh-CN" w:bidi="zh-CN"/>
    </w:rPr>
  </w:style>
  <w:style w:type="character" w:customStyle="1" w:styleId="41pt">
    <w:name w:val="正文文本 (4) + 间距 1 pt"/>
    <w:qFormat/>
    <w:rPr>
      <w:rFonts w:ascii="MingLiU" w:eastAsia="MingLiU" w:hAnsi="MingLiU" w:cs="MingLiU"/>
      <w:b/>
      <w:bCs/>
      <w:color w:val="000000"/>
      <w:spacing w:val="30"/>
      <w:w w:val="100"/>
      <w:position w:val="0"/>
      <w:sz w:val="28"/>
      <w:szCs w:val="28"/>
      <w:u w:val="none"/>
      <w:lang w:val="zh-CN" w:eastAsia="zh-CN" w:bidi="zh-CN"/>
    </w:rPr>
  </w:style>
  <w:style w:type="character" w:customStyle="1" w:styleId="24pt">
    <w:name w:val="正文文本 (2) + 间距 4 pt"/>
    <w:qFormat/>
    <w:rPr>
      <w:rFonts w:ascii="MingLiU" w:eastAsia="MingLiU" w:hAnsi="MingLiU" w:cs="MingLiU"/>
      <w:color w:val="000000"/>
      <w:spacing w:val="90"/>
      <w:w w:val="100"/>
      <w:position w:val="0"/>
      <w:sz w:val="26"/>
      <w:szCs w:val="26"/>
      <w:u w:val="none"/>
      <w:lang w:val="zh-CN" w:eastAsia="zh-CN" w:bidi="zh-CN"/>
    </w:rPr>
  </w:style>
  <w:style w:type="paragraph" w:styleId="aff4">
    <w:name w:val="No Spacing"/>
    <w:uiPriority w:val="1"/>
    <w:qFormat/>
    <w:pPr>
      <w:widowControl w:val="0"/>
    </w:pPr>
    <w:rPr>
      <w:rFonts w:ascii="MingLiU_HKSCS" w:eastAsia="MingLiU_HKSCS" w:hAnsi="MingLiU_HKSCS" w:cs="MingLiU_HKSCS"/>
      <w:color w:val="000000"/>
      <w:sz w:val="24"/>
      <w:szCs w:val="24"/>
      <w:lang w:val="zh-CN" w:bidi="zh-CN"/>
    </w:rPr>
  </w:style>
  <w:style w:type="paragraph" w:customStyle="1" w:styleId="113">
    <w:name w:val="修订11"/>
    <w:hidden/>
    <w:uiPriority w:val="99"/>
    <w:semiHidden/>
    <w:qFormat/>
    <w:rPr>
      <w:rFonts w:ascii="MingLiU_HKSCS" w:eastAsia="MingLiU_HKSCS" w:hAnsi="MingLiU_HKSCS" w:cs="MingLiU_HKSCS"/>
      <w:color w:val="000000"/>
      <w:sz w:val="24"/>
      <w:szCs w:val="24"/>
      <w:lang w:val="zh-CN" w:bidi="zh-CN"/>
    </w:rPr>
  </w:style>
  <w:style w:type="paragraph" w:customStyle="1" w:styleId="2d">
    <w:name w:val="列出段落2"/>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36">
    <w:name w:val="列出段落3"/>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aff5">
    <w:name w:val="默认"/>
    <w:qFormat/>
    <w:rPr>
      <w:rFonts w:ascii="Arial Unicode MS" w:eastAsia="Arial Unicode MS" w:hAnsi="Arial Unicode MS" w:cs="Arial Unicode MS"/>
      <w:color w:val="000000"/>
      <w:sz w:val="22"/>
      <w:szCs w:val="22"/>
      <w:u w:color="000000"/>
    </w:rPr>
  </w:style>
  <w:style w:type="character" w:customStyle="1" w:styleId="af3">
    <w:name w:val="标题 字符"/>
    <w:basedOn w:val="a0"/>
    <w:link w:val="af2"/>
    <w:uiPriority w:val="10"/>
    <w:qFormat/>
    <w:rPr>
      <w:rFonts w:ascii="Cambria" w:eastAsia="宋体" w:hAnsi="Cambria" w:cs="Times New Roman"/>
      <w:b/>
      <w:bCs/>
      <w:kern w:val="0"/>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ableParagraph">
    <w:name w:val="Table Paragraph"/>
    <w:basedOn w:val="a"/>
    <w:uiPriority w:val="1"/>
    <w:qFormat/>
    <w:pPr>
      <w:autoSpaceDE w:val="0"/>
      <w:autoSpaceDN w:val="0"/>
      <w:jc w:val="left"/>
    </w:pPr>
    <w:rPr>
      <w:rFonts w:ascii="宋体" w:eastAsia="宋体" w:hAnsi="宋体" w:cs="宋体"/>
      <w:kern w:val="0"/>
      <w:sz w:val="22"/>
    </w:rPr>
  </w:style>
  <w:style w:type="table" w:customStyle="1" w:styleId="TableNormal1">
    <w:name w:val="Table Normal1"/>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styleId="aff6">
    <w:name w:val="Revision"/>
    <w:hidden/>
    <w:uiPriority w:val="99"/>
    <w:semiHidden/>
    <w:rsid w:val="005A31DC"/>
    <w:rPr>
      <w:rFonts w:ascii="等线" w:eastAsia="等线" w:hAnsi="等线"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332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3790E-A64A-482A-A52F-D95BFF8A5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2068</Words>
  <Characters>11790</Characters>
  <Application>Microsoft Office Word</Application>
  <DocSecurity>0</DocSecurity>
  <Lines>98</Lines>
  <Paragraphs>27</Paragraphs>
  <ScaleCrop>false</ScaleCrop>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linjq</dc:creator>
  <cp:lastModifiedBy>樱酱 钉宫</cp:lastModifiedBy>
  <cp:revision>63</cp:revision>
  <cp:lastPrinted>2022-05-17T07:09:00Z</cp:lastPrinted>
  <dcterms:created xsi:type="dcterms:W3CDTF">2023-04-12T04:38:00Z</dcterms:created>
  <dcterms:modified xsi:type="dcterms:W3CDTF">2023-11-11T16:36:00Z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38E32994E4F74BFFB696DAEB43392E28_13</vt:lpwstr>
  </property>
</Properties>
</file>